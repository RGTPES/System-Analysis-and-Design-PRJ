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1745" w14:textId="77777777" w:rsidR="00687789" w:rsidRPr="00687789" w:rsidRDefault="00687789" w:rsidP="00687789">
      <w:pPr>
        <w:jc w:val="center"/>
        <w:rPr>
          <w:b/>
          <w:bCs/>
        </w:rPr>
      </w:pPr>
      <w:r w:rsidRPr="00687789">
        <w:rPr>
          <w:b/>
          <w:bCs/>
        </w:rPr>
        <w:t>TÀI LIỆU ĐẶC TẢ YÊU CẦU PHẦN MỀM (SRS)</w:t>
      </w:r>
    </w:p>
    <w:p w14:paraId="47FC9A5E" w14:textId="77777777" w:rsidR="00687789" w:rsidRDefault="00687789" w:rsidP="00687789">
      <w:pPr>
        <w:jc w:val="center"/>
        <w:rPr>
          <w:b/>
          <w:bCs/>
        </w:rPr>
      </w:pPr>
      <w:proofErr w:type="spellStart"/>
      <w:r w:rsidRPr="00687789">
        <w:rPr>
          <w:b/>
          <w:bCs/>
        </w:rPr>
        <w:t>Dự</w:t>
      </w:r>
      <w:proofErr w:type="spellEnd"/>
      <w:r w:rsidRPr="00687789">
        <w:rPr>
          <w:b/>
          <w:bCs/>
        </w:rPr>
        <w:t xml:space="preserve"> </w:t>
      </w:r>
      <w:proofErr w:type="spellStart"/>
      <w:r w:rsidRPr="00687789">
        <w:rPr>
          <w:b/>
          <w:bCs/>
        </w:rPr>
        <w:t>án</w:t>
      </w:r>
      <w:proofErr w:type="spellEnd"/>
      <w:r w:rsidRPr="00687789">
        <w:rPr>
          <w:b/>
          <w:bCs/>
        </w:rPr>
        <w:t xml:space="preserve">: </w:t>
      </w:r>
      <w:proofErr w:type="spellStart"/>
      <w:r w:rsidRPr="00687789">
        <w:rPr>
          <w:b/>
          <w:bCs/>
        </w:rPr>
        <w:t>Hệ</w:t>
      </w:r>
      <w:proofErr w:type="spellEnd"/>
      <w:r w:rsidRPr="00687789">
        <w:rPr>
          <w:b/>
          <w:bCs/>
        </w:rPr>
        <w:t xml:space="preserve"> </w:t>
      </w:r>
      <w:proofErr w:type="spellStart"/>
      <w:r w:rsidRPr="00687789">
        <w:rPr>
          <w:b/>
          <w:bCs/>
        </w:rPr>
        <w:t>thống</w:t>
      </w:r>
      <w:proofErr w:type="spellEnd"/>
      <w:r w:rsidRPr="00687789">
        <w:rPr>
          <w:b/>
          <w:bCs/>
        </w:rPr>
        <w:t xml:space="preserve"> Quản </w:t>
      </w:r>
      <w:proofErr w:type="spellStart"/>
      <w:r w:rsidRPr="00687789">
        <w:rPr>
          <w:b/>
          <w:bCs/>
        </w:rPr>
        <w:t>lý</w:t>
      </w:r>
      <w:proofErr w:type="spellEnd"/>
      <w:r w:rsidRPr="00687789">
        <w:rPr>
          <w:b/>
          <w:bCs/>
        </w:rPr>
        <w:t xml:space="preserve"> Kho </w:t>
      </w:r>
      <w:proofErr w:type="spellStart"/>
      <w:r w:rsidRPr="00687789">
        <w:rPr>
          <w:b/>
          <w:bCs/>
        </w:rPr>
        <w:t>Hàng</w:t>
      </w:r>
      <w:proofErr w:type="spellEnd"/>
      <w:r w:rsidRPr="00687789">
        <w:rPr>
          <w:b/>
          <w:bCs/>
        </w:rPr>
        <w:t xml:space="preserve"> (Warehouse Management System - WMS)</w:t>
      </w:r>
    </w:p>
    <w:tbl>
      <w:tblPr>
        <w:tblW w:w="858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5067"/>
      </w:tblGrid>
      <w:tr w:rsidR="00687789" w:rsidRPr="00687789" w14:paraId="7FA7D07E" w14:textId="77777777" w:rsidTr="00687789">
        <w:trPr>
          <w:trHeight w:val="48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ED89A90" w14:textId="77777777" w:rsidR="00687789" w:rsidRPr="00687789" w:rsidRDefault="00687789" w:rsidP="00687789">
            <w:pPr>
              <w:rPr>
                <w:b/>
                <w:bCs/>
              </w:rPr>
            </w:pPr>
            <w:proofErr w:type="spellStart"/>
            <w:r w:rsidRPr="00687789">
              <w:rPr>
                <w:b/>
                <w:bCs/>
              </w:rPr>
              <w:t>Thuộc</w:t>
            </w:r>
            <w:proofErr w:type="spellEnd"/>
            <w:r w:rsidRPr="00687789">
              <w:rPr>
                <w:b/>
                <w:bCs/>
              </w:rPr>
              <w:t xml:space="preserve"> </w:t>
            </w:r>
            <w:proofErr w:type="spellStart"/>
            <w:r w:rsidRPr="0068778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6AE816B" w14:textId="77777777" w:rsidR="00687789" w:rsidRPr="00687789" w:rsidRDefault="00687789" w:rsidP="00687789">
            <w:pPr>
              <w:rPr>
                <w:b/>
                <w:bCs/>
              </w:rPr>
            </w:pPr>
            <w:proofErr w:type="spellStart"/>
            <w:r w:rsidRPr="00687789">
              <w:rPr>
                <w:b/>
                <w:bCs/>
              </w:rPr>
              <w:t>Giá</w:t>
            </w:r>
            <w:proofErr w:type="spellEnd"/>
            <w:r w:rsidRPr="00687789">
              <w:rPr>
                <w:b/>
                <w:bCs/>
              </w:rPr>
              <w:t xml:space="preserve"> </w:t>
            </w:r>
            <w:proofErr w:type="spellStart"/>
            <w:r w:rsidRPr="00687789">
              <w:rPr>
                <w:b/>
                <w:bCs/>
              </w:rPr>
              <w:t>trị</w:t>
            </w:r>
            <w:proofErr w:type="spellEnd"/>
          </w:p>
        </w:tc>
      </w:tr>
      <w:tr w:rsidR="00687789" w:rsidRPr="00687789" w14:paraId="50081751" w14:textId="77777777" w:rsidTr="00687789">
        <w:trPr>
          <w:trHeight w:val="48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3F65DD1" w14:textId="77777777" w:rsidR="00687789" w:rsidRPr="00687789" w:rsidRDefault="00687789" w:rsidP="00687789">
            <w:pPr>
              <w:rPr>
                <w:b/>
                <w:bCs/>
              </w:rPr>
            </w:pPr>
            <w:r w:rsidRPr="00687789">
              <w:rPr>
                <w:b/>
                <w:bCs/>
              </w:rPr>
              <w:t xml:space="preserve">Môn </w:t>
            </w:r>
            <w:proofErr w:type="spellStart"/>
            <w:r w:rsidRPr="00687789">
              <w:rPr>
                <w:b/>
                <w:bCs/>
              </w:rPr>
              <w:t>học</w:t>
            </w:r>
            <w:proofErr w:type="spellEnd"/>
            <w:r w:rsidRPr="00687789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D7A186D" w14:textId="77777777" w:rsidR="00687789" w:rsidRPr="00687789" w:rsidRDefault="00687789" w:rsidP="00687789">
            <w:pPr>
              <w:rPr>
                <w:b/>
                <w:bCs/>
              </w:rPr>
            </w:pPr>
            <w:proofErr w:type="spellStart"/>
            <w:r w:rsidRPr="00687789">
              <w:rPr>
                <w:b/>
                <w:bCs/>
              </w:rPr>
              <w:t>Phân</w:t>
            </w:r>
            <w:proofErr w:type="spellEnd"/>
            <w:r w:rsidRPr="00687789">
              <w:rPr>
                <w:b/>
                <w:bCs/>
              </w:rPr>
              <w:t xml:space="preserve"> </w:t>
            </w:r>
            <w:proofErr w:type="spellStart"/>
            <w:r w:rsidRPr="00687789">
              <w:rPr>
                <w:b/>
                <w:bCs/>
              </w:rPr>
              <w:t>tích</w:t>
            </w:r>
            <w:proofErr w:type="spellEnd"/>
            <w:r w:rsidRPr="00687789">
              <w:rPr>
                <w:b/>
                <w:bCs/>
              </w:rPr>
              <w:t xml:space="preserve"> </w:t>
            </w:r>
            <w:proofErr w:type="spellStart"/>
            <w:r w:rsidRPr="00687789">
              <w:rPr>
                <w:b/>
                <w:bCs/>
              </w:rPr>
              <w:t>và</w:t>
            </w:r>
            <w:proofErr w:type="spellEnd"/>
            <w:r w:rsidRPr="00687789">
              <w:rPr>
                <w:b/>
                <w:bCs/>
              </w:rPr>
              <w:t xml:space="preserve"> </w:t>
            </w:r>
            <w:proofErr w:type="spellStart"/>
            <w:r w:rsidRPr="00687789">
              <w:rPr>
                <w:b/>
                <w:bCs/>
              </w:rPr>
              <w:t>Thiết</w:t>
            </w:r>
            <w:proofErr w:type="spellEnd"/>
            <w:r w:rsidRPr="00687789">
              <w:rPr>
                <w:b/>
                <w:bCs/>
              </w:rPr>
              <w:t xml:space="preserve"> </w:t>
            </w:r>
            <w:proofErr w:type="spellStart"/>
            <w:r w:rsidRPr="00687789">
              <w:rPr>
                <w:b/>
                <w:bCs/>
              </w:rPr>
              <w:t>kế</w:t>
            </w:r>
            <w:proofErr w:type="spellEnd"/>
            <w:r w:rsidRPr="00687789">
              <w:rPr>
                <w:b/>
                <w:bCs/>
              </w:rPr>
              <w:t xml:space="preserve"> </w:t>
            </w:r>
            <w:proofErr w:type="spellStart"/>
            <w:r w:rsidRPr="00687789">
              <w:rPr>
                <w:b/>
                <w:bCs/>
              </w:rPr>
              <w:t>Hệ</w:t>
            </w:r>
            <w:proofErr w:type="spellEnd"/>
            <w:r w:rsidRPr="00687789">
              <w:rPr>
                <w:b/>
                <w:bCs/>
              </w:rPr>
              <w:t xml:space="preserve"> </w:t>
            </w:r>
            <w:proofErr w:type="spellStart"/>
            <w:r w:rsidRPr="00687789">
              <w:rPr>
                <w:b/>
                <w:bCs/>
              </w:rPr>
              <w:t>thống</w:t>
            </w:r>
            <w:proofErr w:type="spellEnd"/>
          </w:p>
        </w:tc>
      </w:tr>
      <w:tr w:rsidR="00687789" w:rsidRPr="00687789" w14:paraId="2C7D4623" w14:textId="77777777" w:rsidTr="00687789">
        <w:trPr>
          <w:trHeight w:val="48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17352DE" w14:textId="77777777" w:rsidR="00687789" w:rsidRPr="00687789" w:rsidRDefault="00687789" w:rsidP="00687789">
            <w:pPr>
              <w:rPr>
                <w:b/>
                <w:bCs/>
              </w:rPr>
            </w:pPr>
            <w:r w:rsidRPr="00687789">
              <w:rPr>
                <w:b/>
                <w:bCs/>
              </w:rPr>
              <w:t xml:space="preserve">Sinh </w:t>
            </w:r>
            <w:proofErr w:type="spellStart"/>
            <w:r w:rsidRPr="00687789">
              <w:rPr>
                <w:b/>
                <w:bCs/>
              </w:rPr>
              <w:t>viên</w:t>
            </w:r>
            <w:proofErr w:type="spellEnd"/>
            <w:r w:rsidRPr="00687789">
              <w:rPr>
                <w:b/>
                <w:bCs/>
              </w:rPr>
              <w:t xml:space="preserve"> </w:t>
            </w:r>
            <w:proofErr w:type="spellStart"/>
            <w:r w:rsidRPr="00687789">
              <w:rPr>
                <w:b/>
                <w:bCs/>
              </w:rPr>
              <w:t>thực</w:t>
            </w:r>
            <w:proofErr w:type="spellEnd"/>
            <w:r w:rsidRPr="00687789">
              <w:rPr>
                <w:b/>
                <w:bCs/>
              </w:rPr>
              <w:t xml:space="preserve"> </w:t>
            </w:r>
            <w:proofErr w:type="spellStart"/>
            <w:r w:rsidRPr="00687789">
              <w:rPr>
                <w:b/>
                <w:bCs/>
              </w:rPr>
              <w:t>hiện</w:t>
            </w:r>
            <w:proofErr w:type="spellEnd"/>
            <w:r w:rsidRPr="00687789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03F03B0" w14:textId="4953C9D7" w:rsidR="00687789" w:rsidRPr="00687789" w:rsidRDefault="00B67D9D" w:rsidP="00687789">
            <w:pPr>
              <w:rPr>
                <w:b/>
                <w:bCs/>
              </w:rPr>
            </w:pPr>
            <w:r>
              <w:rPr>
                <w:b/>
                <w:bCs/>
              </w:rPr>
              <w:t>Mai Duy Anh</w:t>
            </w:r>
          </w:p>
        </w:tc>
      </w:tr>
      <w:tr w:rsidR="00687789" w:rsidRPr="00687789" w14:paraId="2F6BCAB2" w14:textId="77777777" w:rsidTr="00687789">
        <w:trPr>
          <w:trHeight w:val="48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CF88654" w14:textId="77777777" w:rsidR="00687789" w:rsidRPr="00687789" w:rsidRDefault="00687789" w:rsidP="00687789">
            <w:pPr>
              <w:rPr>
                <w:b/>
                <w:bCs/>
              </w:rPr>
            </w:pPr>
            <w:r w:rsidRPr="00687789">
              <w:rPr>
                <w:b/>
                <w:bCs/>
              </w:rPr>
              <w:t>MSSV: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54627A5" w14:textId="73A573B9" w:rsidR="00687789" w:rsidRPr="00687789" w:rsidRDefault="00687789" w:rsidP="00687789">
            <w:pPr>
              <w:rPr>
                <w:b/>
                <w:bCs/>
              </w:rPr>
            </w:pPr>
          </w:p>
        </w:tc>
      </w:tr>
      <w:tr w:rsidR="00687789" w:rsidRPr="00687789" w14:paraId="1B9205C0" w14:textId="77777777" w:rsidTr="00687789">
        <w:trPr>
          <w:trHeight w:val="6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54BDBC4" w14:textId="77777777" w:rsidR="00687789" w:rsidRPr="00687789" w:rsidRDefault="00687789" w:rsidP="00687789">
            <w:pPr>
              <w:rPr>
                <w:b/>
                <w:bCs/>
              </w:rPr>
            </w:pPr>
            <w:proofErr w:type="spellStart"/>
            <w:r w:rsidRPr="00687789">
              <w:rPr>
                <w:b/>
                <w:bCs/>
              </w:rPr>
              <w:t>Ngày</w:t>
            </w:r>
            <w:proofErr w:type="spellEnd"/>
            <w:r w:rsidRPr="00687789">
              <w:rPr>
                <w:b/>
                <w:bCs/>
              </w:rPr>
              <w:t xml:space="preserve"> </w:t>
            </w:r>
            <w:proofErr w:type="spellStart"/>
            <w:r w:rsidRPr="00687789">
              <w:rPr>
                <w:b/>
                <w:bCs/>
              </w:rPr>
              <w:t>nộp</w:t>
            </w:r>
            <w:proofErr w:type="spellEnd"/>
            <w:r w:rsidRPr="00687789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A3AC485" w14:textId="77777777" w:rsidR="00687789" w:rsidRPr="00687789" w:rsidRDefault="00687789" w:rsidP="00687789">
            <w:pPr>
              <w:rPr>
                <w:b/>
                <w:bCs/>
              </w:rPr>
            </w:pPr>
            <w:r w:rsidRPr="00687789">
              <w:rPr>
                <w:b/>
                <w:bCs/>
              </w:rPr>
              <w:t>[</w:t>
            </w:r>
            <w:proofErr w:type="spellStart"/>
            <w:r w:rsidRPr="00687789">
              <w:rPr>
                <w:b/>
                <w:bCs/>
              </w:rPr>
              <w:t>Ngày</w:t>
            </w:r>
            <w:proofErr w:type="spellEnd"/>
            <w:r w:rsidRPr="00687789">
              <w:rPr>
                <w:b/>
                <w:bCs/>
              </w:rPr>
              <w:t>]</w:t>
            </w:r>
          </w:p>
        </w:tc>
      </w:tr>
    </w:tbl>
    <w:p w14:paraId="4BF34BA6" w14:textId="69E65EBB" w:rsidR="00687789" w:rsidRDefault="00687789" w:rsidP="00687789">
      <w:pPr>
        <w:rPr>
          <w:b/>
          <w:bCs/>
        </w:rPr>
      </w:pPr>
      <w:r w:rsidRPr="00687789">
        <w:rPr>
          <w:b/>
          <w:bCs/>
        </w:rPr>
        <w:t>MỤC LỤC</w:t>
      </w:r>
      <w:r w:rsidR="003F001A">
        <w:rPr>
          <w:b/>
          <w:bCs/>
        </w:rPr>
        <w:t>:</w:t>
      </w:r>
    </w:p>
    <w:sdt>
      <w:sdtPr>
        <w:id w:val="14282334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8FAB434" w14:textId="59E7BED4" w:rsidR="00E22085" w:rsidRDefault="00E22085">
          <w:pPr>
            <w:pStyle w:val="TOCHeading"/>
          </w:pPr>
          <w:r>
            <w:t>Contents</w:t>
          </w:r>
        </w:p>
        <w:p w14:paraId="1C050AAF" w14:textId="475E23BD" w:rsidR="00E22085" w:rsidRDefault="00E2208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55692" w:history="1">
            <w:r w:rsidRPr="001F65FE">
              <w:rPr>
                <w:rStyle w:val="Hyperlink"/>
                <w:noProof/>
              </w:rPr>
              <w:t>CHƯƠNG 1. GIỚI THIỆU (INTRODUCTION)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794D3" w14:textId="3B1E3A05" w:rsidR="00E22085" w:rsidRDefault="00E2208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055693" w:history="1">
            <w:r w:rsidRPr="001F65FE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1F65FE">
              <w:rPr>
                <w:rStyle w:val="Hyperlink"/>
                <w:noProof/>
              </w:rPr>
              <w:t>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50D6F" w14:textId="719FD41A" w:rsidR="00E22085" w:rsidRDefault="00E2208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055694" w:history="1">
            <w:r w:rsidRPr="001F65FE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1F65FE">
              <w:rPr>
                <w:rStyle w:val="Hyperlink"/>
                <w:noProof/>
              </w:rPr>
              <w:t>Bối cảnh và Vấn đề cần giải quyết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150A9" w14:textId="51151BFC" w:rsidR="00E22085" w:rsidRDefault="00E2208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055695" w:history="1">
            <w:r w:rsidRPr="001F65FE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1F65FE">
              <w:rPr>
                <w:rStyle w:val="Hyperlink"/>
                <w:noProof/>
              </w:rPr>
              <w:t>Phạm vi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4E9D" w14:textId="631D05D5" w:rsidR="00E22085" w:rsidRDefault="00E2208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4055696" w:history="1">
            <w:r w:rsidRPr="001F65FE">
              <w:rPr>
                <w:rStyle w:val="Hyperlink"/>
                <w:noProof/>
              </w:rPr>
              <w:t>1.4.</w:t>
            </w:r>
            <w:r>
              <w:rPr>
                <w:rFonts w:eastAsiaTheme="minorEastAsia"/>
                <w:noProof/>
              </w:rPr>
              <w:tab/>
            </w:r>
            <w:r w:rsidRPr="001F65FE">
              <w:rPr>
                <w:rStyle w:val="Hyperlink"/>
                <w:noProof/>
              </w:rPr>
              <w:t>Định nghĩa,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4DA77" w14:textId="1DBF5E17" w:rsidR="00E22085" w:rsidRDefault="00E2208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055697" w:history="1">
            <w:r w:rsidRPr="001F65FE">
              <w:rPr>
                <w:rStyle w:val="Hyperlink"/>
                <w:noProof/>
              </w:rPr>
              <w:t>CHƯƠNG 2. MÔ TẢ TỔNG QUAN (OVERALL DESCRIPTION)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DE39E" w14:textId="1C4E6F1F" w:rsidR="00E22085" w:rsidRDefault="00E2208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055698" w:history="1">
            <w:r w:rsidRPr="001F65FE">
              <w:rPr>
                <w:rStyle w:val="Hyperlink"/>
                <w:noProof/>
              </w:rPr>
              <w:t>2.1. Bối cảnh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1FCD0" w14:textId="77787309" w:rsidR="00E22085" w:rsidRDefault="00E2208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055699" w:history="1">
            <w:r w:rsidRPr="001F65FE">
              <w:rPr>
                <w:rStyle w:val="Hyperlink"/>
                <w:noProof/>
              </w:rPr>
              <w:t>2.2.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C9E4A" w14:textId="14DFB7EB" w:rsidR="00E22085" w:rsidRDefault="00E2208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055700" w:history="1">
            <w:r w:rsidRPr="001F65FE">
              <w:rPr>
                <w:rStyle w:val="Hyperlink"/>
                <w:noProof/>
              </w:rPr>
              <w:t>2.3. Các chức năng chính của Hệ thống (Sơ đồ Use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157D8" w14:textId="30801715" w:rsidR="00E22085" w:rsidRDefault="00E2208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055701" w:history="1">
            <w:r w:rsidRPr="001F65FE">
              <w:rPr>
                <w:rStyle w:val="Hyperlink"/>
                <w:noProof/>
              </w:rPr>
              <w:t>2.4. Đặc điểm Người dùng (Actors)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3E6F0" w14:textId="1A928A98" w:rsidR="00E22085" w:rsidRDefault="00E2208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055702" w:history="1">
            <w:r w:rsidRPr="001F65FE">
              <w:rPr>
                <w:rStyle w:val="Hyperlink"/>
                <w:noProof/>
              </w:rPr>
              <w:t>CHƯƠNG 3. YÊU CẦU CỤ THỂ (SPECIFIC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F6D7C" w14:textId="3DF1CC05" w:rsidR="00E22085" w:rsidRDefault="00E2208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055703" w:history="1">
            <w:r w:rsidRPr="001F65FE">
              <w:rPr>
                <w:rStyle w:val="Hyperlink"/>
                <w:noProof/>
              </w:rPr>
              <w:t>3.1. Yêu cầu về Giao diện Người dùng (User Interface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82841" w14:textId="4AB85F72" w:rsidR="00E22085" w:rsidRDefault="00E220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055704" w:history="1">
            <w:r w:rsidRPr="001F65FE">
              <w:rPr>
                <w:rStyle w:val="Hyperlink"/>
                <w:noProof/>
              </w:rPr>
              <w:t>3.1.1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D2957" w14:textId="0DFA62D5" w:rsidR="00E22085" w:rsidRDefault="00E220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055705" w:history="1">
            <w:r w:rsidRPr="001F65FE">
              <w:rPr>
                <w:rStyle w:val="Hyperlink"/>
                <w:noProof/>
              </w:rPr>
              <w:t>3.1.2: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E5BE" w14:textId="0E34DF4D" w:rsidR="00E22085" w:rsidRDefault="00E2208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055706" w:history="1">
            <w:r w:rsidRPr="001F65FE">
              <w:rPr>
                <w:rStyle w:val="Hyperlink"/>
                <w:noProof/>
              </w:rPr>
              <w:t>3.2. Yêu cầu Chức năng (Functional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57CAC" w14:textId="1BE41BAD" w:rsidR="00E22085" w:rsidRDefault="00E220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055707" w:history="1">
            <w:r w:rsidRPr="001F65FE">
              <w:rPr>
                <w:rStyle w:val="Hyperlink"/>
                <w:noProof/>
              </w:rPr>
              <w:t>3.2.1. UC-01: Tiếp nhận Hàng hóa (theo 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C935F" w14:textId="2B89DF8B" w:rsidR="00E22085" w:rsidRDefault="00E220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055708" w:history="1">
            <w:r w:rsidRPr="001F65FE">
              <w:rPr>
                <w:rStyle w:val="Hyperlink"/>
                <w:noProof/>
              </w:rPr>
              <w:t>3.2.2. UC-02: Sắp xếp Vị trí (Putaway)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E88E5" w14:textId="4E8053C3" w:rsidR="00E22085" w:rsidRDefault="00E220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055709" w:history="1">
            <w:r w:rsidRPr="001F65FE">
              <w:rPr>
                <w:rStyle w:val="Hyperlink"/>
                <w:noProof/>
              </w:rPr>
              <w:t>3.2.3. UC-03: Lấy hàng (Picking)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66386" w14:textId="040FA64D" w:rsidR="00E22085" w:rsidRDefault="00E220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055710" w:history="1">
            <w:r w:rsidRPr="001F65FE">
              <w:rPr>
                <w:rStyle w:val="Hyperlink"/>
                <w:noProof/>
              </w:rPr>
              <w:t>3.2.4. UC-04: Kiểm kê Tồn kho (Cycle Count)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FD93" w14:textId="258C3889" w:rsidR="00E22085" w:rsidRDefault="00E2208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055711" w:history="1">
            <w:r w:rsidRPr="001F65FE">
              <w:rPr>
                <w:rStyle w:val="Hyperlink"/>
                <w:noProof/>
              </w:rPr>
              <w:t>3.2.5. UC-05: Quản lý Dữ liệu Kho (Store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0B304" w14:textId="2FEA0C13" w:rsidR="00E22085" w:rsidRDefault="00E220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055712" w:history="1">
            <w:r w:rsidRPr="001F65FE">
              <w:rPr>
                <w:rStyle w:val="Hyperlink"/>
                <w:noProof/>
              </w:rPr>
              <w:t>3.2.6. UC-06: Chuyển Kho Nội bộ (Stock Transfer)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664A" w14:textId="1F02C210" w:rsidR="00E22085" w:rsidRDefault="00E220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055713" w:history="1">
            <w:r w:rsidRPr="001F65FE">
              <w:rPr>
                <w:rStyle w:val="Hyperlink"/>
                <w:noProof/>
              </w:rPr>
              <w:t>3.2.7. UC-07: Gửi Cảnh báo Tồn kho (Store Warning)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0E373" w14:textId="51B920FF" w:rsidR="00E22085" w:rsidRDefault="00E2208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055714" w:history="1">
            <w:r w:rsidRPr="001F65FE">
              <w:rPr>
                <w:rStyle w:val="Hyperlink"/>
                <w:noProof/>
              </w:rPr>
              <w:t>3.3. Yêu cầu Phi chức năng (Non-functional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27FF4" w14:textId="49D7B50B" w:rsidR="00E22085" w:rsidRDefault="00E2208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055715" w:history="1">
            <w:r w:rsidRPr="001F65FE">
              <w:rPr>
                <w:rStyle w:val="Hyperlink"/>
                <w:noProof/>
              </w:rPr>
              <w:t>3.4. Yêu cầu về Cơ sở dữ liệu Logic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021AF" w14:textId="734930F3" w:rsidR="00E22085" w:rsidRDefault="00E22085">
          <w:r>
            <w:rPr>
              <w:b/>
              <w:bCs/>
              <w:noProof/>
            </w:rPr>
            <w:fldChar w:fldCharType="end"/>
          </w:r>
        </w:p>
      </w:sdtContent>
    </w:sdt>
    <w:p w14:paraId="29F13C8F" w14:textId="1088890F" w:rsidR="00687789" w:rsidRDefault="00687789" w:rsidP="00E04F8B">
      <w:pPr>
        <w:pStyle w:val="TOCHeading"/>
      </w:pPr>
    </w:p>
    <w:p w14:paraId="677F0CE9" w14:textId="77777777" w:rsidR="00687789" w:rsidRDefault="00687789" w:rsidP="00687789">
      <w:pPr>
        <w:rPr>
          <w:b/>
          <w:bCs/>
        </w:rPr>
      </w:pPr>
    </w:p>
    <w:p w14:paraId="00DBC422" w14:textId="7956CD20" w:rsidR="00687789" w:rsidRPr="00E04F8B" w:rsidRDefault="00687789" w:rsidP="00E04F8B">
      <w:pPr>
        <w:pStyle w:val="Heading1"/>
      </w:pPr>
      <w:bookmarkStart w:id="0" w:name="_Toc213653047"/>
      <w:bookmarkStart w:id="1" w:name="_Toc214055692"/>
      <w:r w:rsidRPr="00E04F8B">
        <w:t>CHƯƠNG 1. GIỚI THIỆU (INTRODUCTION)</w:t>
      </w:r>
      <w:bookmarkEnd w:id="0"/>
      <w:bookmarkEnd w:id="1"/>
    </w:p>
    <w:p w14:paraId="3F560FB6" w14:textId="262454B1" w:rsidR="00687789" w:rsidRDefault="00687789" w:rsidP="00687789">
      <w:pPr>
        <w:pStyle w:val="Heading2"/>
        <w:numPr>
          <w:ilvl w:val="1"/>
          <w:numId w:val="1"/>
        </w:numPr>
      </w:pPr>
      <w:bookmarkStart w:id="2" w:name="_Toc213653048"/>
      <w:bookmarkStart w:id="3" w:name="_Toc214055693"/>
      <w:proofErr w:type="spellStart"/>
      <w:r w:rsidRPr="00687789">
        <w:t>Mục</w:t>
      </w:r>
      <w:proofErr w:type="spellEnd"/>
      <w:r w:rsidRPr="00687789">
        <w:t xml:space="preserve"> </w:t>
      </w:r>
      <w:proofErr w:type="spellStart"/>
      <w:r w:rsidRPr="00687789">
        <w:t>đích</w:t>
      </w:r>
      <w:bookmarkEnd w:id="2"/>
      <w:bookmarkEnd w:id="3"/>
      <w:proofErr w:type="spellEnd"/>
    </w:p>
    <w:p w14:paraId="4E174F33" w14:textId="77777777" w:rsidR="00687789" w:rsidRDefault="00687789" w:rsidP="0002700C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(Software Requirements Specification - SRS)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Kho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Thông Minh"</w:t>
      </w:r>
      <w:r>
        <w:t xml:space="preserve">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: </w:t>
      </w:r>
      <w:r>
        <w:rPr>
          <w:b/>
          <w:bCs/>
        </w:rPr>
        <w:t>Smart-WMS</w:t>
      </w:r>
      <w:r>
        <w:t>).</w:t>
      </w:r>
    </w:p>
    <w:p w14:paraId="6F462467" w14:textId="77777777" w:rsidR="00687789" w:rsidRDefault="00687789" w:rsidP="0002700C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Kho,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Kho,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70EF6B31" w14:textId="77777777" w:rsidR="00687789" w:rsidRDefault="00687789" w:rsidP="0002700C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Smart-WMS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(Web/Mobile)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mảng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&amp;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(Inbound),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(Outbound).</w:t>
      </w:r>
    </w:p>
    <w:p w14:paraId="17ACDC18" w14:textId="5D844CA6" w:rsidR="00EE2189" w:rsidRDefault="0002700C" w:rsidP="00EE2189">
      <w:pPr>
        <w:pStyle w:val="Heading2"/>
        <w:numPr>
          <w:ilvl w:val="1"/>
          <w:numId w:val="1"/>
        </w:numPr>
      </w:pPr>
      <w:bookmarkStart w:id="4" w:name="_Toc214055694"/>
      <w:proofErr w:type="spellStart"/>
      <w:r w:rsidRPr="0002700C">
        <w:t>Bối</w:t>
      </w:r>
      <w:proofErr w:type="spellEnd"/>
      <w:r w:rsidRPr="0002700C">
        <w:t xml:space="preserve"> </w:t>
      </w:r>
      <w:proofErr w:type="spellStart"/>
      <w:r w:rsidRPr="0002700C">
        <w:t>cảnh</w:t>
      </w:r>
      <w:proofErr w:type="spellEnd"/>
      <w:r w:rsidRPr="0002700C">
        <w:t xml:space="preserve"> </w:t>
      </w:r>
      <w:proofErr w:type="spellStart"/>
      <w:r w:rsidRPr="0002700C">
        <w:t>và</w:t>
      </w:r>
      <w:proofErr w:type="spellEnd"/>
      <w:r w:rsidRPr="0002700C">
        <w:t xml:space="preserve"> </w:t>
      </w:r>
      <w:proofErr w:type="spellStart"/>
      <w:r w:rsidRPr="0002700C">
        <w:t>Vấn</w:t>
      </w:r>
      <w:proofErr w:type="spellEnd"/>
      <w:r w:rsidRPr="0002700C">
        <w:t xml:space="preserve"> </w:t>
      </w:r>
      <w:proofErr w:type="spellStart"/>
      <w:r w:rsidRPr="0002700C">
        <w:t>đề</w:t>
      </w:r>
      <w:proofErr w:type="spellEnd"/>
      <w:r w:rsidRPr="0002700C">
        <w:t xml:space="preserve"> </w:t>
      </w:r>
      <w:proofErr w:type="spellStart"/>
      <w:r w:rsidRPr="0002700C">
        <w:t>cần</w:t>
      </w:r>
      <w:proofErr w:type="spellEnd"/>
      <w:r w:rsidRPr="0002700C">
        <w:t xml:space="preserve"> </w:t>
      </w:r>
      <w:proofErr w:type="spellStart"/>
      <w:r w:rsidRPr="0002700C">
        <w:t>giải</w:t>
      </w:r>
      <w:proofErr w:type="spellEnd"/>
      <w:r w:rsidRPr="0002700C">
        <w:t xml:space="preserve"> </w:t>
      </w:r>
      <w:proofErr w:type="spellStart"/>
      <w:r w:rsidRPr="0002700C">
        <w:t>quyết</w:t>
      </w:r>
      <w:bookmarkEnd w:id="4"/>
      <w:proofErr w:type="spellEnd"/>
    </w:p>
    <w:p w14:paraId="75B615FC" w14:textId="77777777" w:rsidR="003F001A" w:rsidRPr="003F001A" w:rsidRDefault="003F001A" w:rsidP="003F001A">
      <w:proofErr w:type="spellStart"/>
      <w:r w:rsidRPr="003F001A">
        <w:t>Hiện</w:t>
      </w:r>
      <w:proofErr w:type="spellEnd"/>
      <w:r w:rsidRPr="003F001A">
        <w:t xml:space="preserve"> </w:t>
      </w:r>
      <w:proofErr w:type="spellStart"/>
      <w:r w:rsidRPr="003F001A">
        <w:t>tại</w:t>
      </w:r>
      <w:proofErr w:type="spellEnd"/>
      <w:r w:rsidRPr="003F001A">
        <w:t xml:space="preserve">, Doanh </w:t>
      </w:r>
      <w:proofErr w:type="spellStart"/>
      <w:r w:rsidRPr="003F001A">
        <w:t>nghiệp</w:t>
      </w:r>
      <w:proofErr w:type="spellEnd"/>
      <w:r w:rsidRPr="003F001A">
        <w:t xml:space="preserve"> </w:t>
      </w:r>
      <w:proofErr w:type="spellStart"/>
      <w:r w:rsidRPr="003F001A">
        <w:t>đang</w:t>
      </w:r>
      <w:proofErr w:type="spellEnd"/>
      <w:r w:rsidRPr="003F001A">
        <w:t xml:space="preserve"> </w:t>
      </w:r>
      <w:proofErr w:type="spellStart"/>
      <w:r w:rsidRPr="003F001A">
        <w:t>quản</w:t>
      </w:r>
      <w:proofErr w:type="spellEnd"/>
      <w:r w:rsidRPr="003F001A">
        <w:t xml:space="preserve"> </w:t>
      </w:r>
      <w:proofErr w:type="spellStart"/>
      <w:r w:rsidRPr="003F001A">
        <w:t>lý</w:t>
      </w:r>
      <w:proofErr w:type="spellEnd"/>
      <w:r w:rsidRPr="003F001A">
        <w:t xml:space="preserve"> </w:t>
      </w:r>
      <w:proofErr w:type="spellStart"/>
      <w:r w:rsidRPr="003F001A">
        <w:t>kho</w:t>
      </w:r>
      <w:proofErr w:type="spellEnd"/>
      <w:r w:rsidRPr="003F001A">
        <w:t xml:space="preserve"> </w:t>
      </w:r>
      <w:proofErr w:type="spellStart"/>
      <w:r w:rsidRPr="003F001A">
        <w:t>hàng</w:t>
      </w:r>
      <w:proofErr w:type="spellEnd"/>
      <w:r w:rsidRPr="003F001A">
        <w:t xml:space="preserve"> </w:t>
      </w:r>
      <w:proofErr w:type="spellStart"/>
      <w:r w:rsidRPr="003F001A">
        <w:t>với</w:t>
      </w:r>
      <w:proofErr w:type="spellEnd"/>
      <w:r w:rsidRPr="003F001A">
        <w:t xml:space="preserve"> </w:t>
      </w:r>
      <w:proofErr w:type="spellStart"/>
      <w:r w:rsidRPr="003F001A">
        <w:t>số</w:t>
      </w:r>
      <w:proofErr w:type="spellEnd"/>
      <w:r w:rsidRPr="003F001A">
        <w:t xml:space="preserve"> </w:t>
      </w:r>
      <w:proofErr w:type="spellStart"/>
      <w:r w:rsidRPr="003F001A">
        <w:t>lượng</w:t>
      </w:r>
      <w:proofErr w:type="spellEnd"/>
      <w:r w:rsidRPr="003F001A">
        <w:t xml:space="preserve"> </w:t>
      </w:r>
      <w:proofErr w:type="spellStart"/>
      <w:r w:rsidRPr="003F001A">
        <w:t>lớn</w:t>
      </w:r>
      <w:proofErr w:type="spellEnd"/>
      <w:r w:rsidRPr="003F001A">
        <w:t xml:space="preserve"> SKU </w:t>
      </w:r>
      <w:proofErr w:type="spellStart"/>
      <w:r w:rsidRPr="003F001A">
        <w:t>bằng</w:t>
      </w:r>
      <w:proofErr w:type="spellEnd"/>
      <w:r w:rsidRPr="003F001A">
        <w:t xml:space="preserve"> </w:t>
      </w:r>
      <w:proofErr w:type="spellStart"/>
      <w:r w:rsidRPr="003F001A">
        <w:t>phương</w:t>
      </w:r>
      <w:proofErr w:type="spellEnd"/>
      <w:r w:rsidRPr="003F001A">
        <w:t xml:space="preserve"> </w:t>
      </w:r>
      <w:proofErr w:type="spellStart"/>
      <w:r w:rsidRPr="003F001A">
        <w:t>pháp</w:t>
      </w:r>
      <w:proofErr w:type="spellEnd"/>
      <w:r w:rsidRPr="003F001A">
        <w:t xml:space="preserve"> </w:t>
      </w:r>
      <w:proofErr w:type="spellStart"/>
      <w:r w:rsidRPr="003F001A">
        <w:t>thủ</w:t>
      </w:r>
      <w:proofErr w:type="spellEnd"/>
      <w:r w:rsidRPr="003F001A">
        <w:t xml:space="preserve"> </w:t>
      </w:r>
      <w:proofErr w:type="spellStart"/>
      <w:r w:rsidRPr="003F001A">
        <w:t>công</w:t>
      </w:r>
      <w:proofErr w:type="spellEnd"/>
      <w:r w:rsidRPr="003F001A">
        <w:t xml:space="preserve"> </w:t>
      </w:r>
      <w:proofErr w:type="spellStart"/>
      <w:r w:rsidRPr="003F001A">
        <w:t>hoặc</w:t>
      </w:r>
      <w:proofErr w:type="spellEnd"/>
      <w:r w:rsidRPr="003F001A">
        <w:t xml:space="preserve"> qua </w:t>
      </w:r>
      <w:proofErr w:type="spellStart"/>
      <w:r w:rsidRPr="003F001A">
        <w:t>các</w:t>
      </w:r>
      <w:proofErr w:type="spellEnd"/>
      <w:r w:rsidRPr="003F001A">
        <w:t xml:space="preserve"> file Excel </w:t>
      </w:r>
      <w:proofErr w:type="spellStart"/>
      <w:r w:rsidRPr="003F001A">
        <w:t>rời</w:t>
      </w:r>
      <w:proofErr w:type="spellEnd"/>
      <w:r w:rsidRPr="003F001A">
        <w:t xml:space="preserve"> </w:t>
      </w:r>
      <w:proofErr w:type="spellStart"/>
      <w:r w:rsidRPr="003F001A">
        <w:t>rạc</w:t>
      </w:r>
      <w:proofErr w:type="spellEnd"/>
      <w:r w:rsidRPr="003F001A">
        <w:t xml:space="preserve">. </w:t>
      </w:r>
      <w:proofErr w:type="spellStart"/>
      <w:r w:rsidRPr="003F001A">
        <w:t>Hoạt</w:t>
      </w:r>
      <w:proofErr w:type="spellEnd"/>
      <w:r w:rsidRPr="003F001A">
        <w:t xml:space="preserve"> </w:t>
      </w:r>
      <w:proofErr w:type="spellStart"/>
      <w:r w:rsidRPr="003F001A">
        <w:t>động</w:t>
      </w:r>
      <w:proofErr w:type="spellEnd"/>
      <w:r w:rsidRPr="003F001A">
        <w:t xml:space="preserve"> </w:t>
      </w:r>
      <w:proofErr w:type="spellStart"/>
      <w:r w:rsidRPr="003F001A">
        <w:t>nhận</w:t>
      </w:r>
      <w:proofErr w:type="spellEnd"/>
      <w:r w:rsidRPr="003F001A">
        <w:t xml:space="preserve"> </w:t>
      </w:r>
      <w:proofErr w:type="spellStart"/>
      <w:r w:rsidRPr="003F001A">
        <w:t>hàng</w:t>
      </w:r>
      <w:proofErr w:type="spellEnd"/>
      <w:r w:rsidRPr="003F001A">
        <w:t xml:space="preserve">, </w:t>
      </w:r>
      <w:proofErr w:type="spellStart"/>
      <w:r w:rsidRPr="003F001A">
        <w:t>lưu</w:t>
      </w:r>
      <w:proofErr w:type="spellEnd"/>
      <w:r w:rsidRPr="003F001A">
        <w:t xml:space="preserve"> </w:t>
      </w:r>
      <w:proofErr w:type="spellStart"/>
      <w:r w:rsidRPr="003F001A">
        <w:t>kho</w:t>
      </w:r>
      <w:proofErr w:type="spellEnd"/>
      <w:r w:rsidRPr="003F001A">
        <w:t xml:space="preserve">, </w:t>
      </w:r>
      <w:proofErr w:type="spellStart"/>
      <w:r w:rsidRPr="003F001A">
        <w:t>và</w:t>
      </w:r>
      <w:proofErr w:type="spellEnd"/>
      <w:r w:rsidRPr="003F001A">
        <w:t xml:space="preserve"> </w:t>
      </w:r>
      <w:proofErr w:type="spellStart"/>
      <w:r w:rsidRPr="003F001A">
        <w:t>xuất</w:t>
      </w:r>
      <w:proofErr w:type="spellEnd"/>
      <w:r w:rsidRPr="003F001A">
        <w:t xml:space="preserve"> </w:t>
      </w:r>
      <w:proofErr w:type="spellStart"/>
      <w:r w:rsidRPr="003F001A">
        <w:t>hàng</w:t>
      </w:r>
      <w:proofErr w:type="spellEnd"/>
      <w:r w:rsidRPr="003F001A">
        <w:t xml:space="preserve"> </w:t>
      </w:r>
      <w:proofErr w:type="spellStart"/>
      <w:r w:rsidRPr="003F001A">
        <w:t>đều</w:t>
      </w:r>
      <w:proofErr w:type="spellEnd"/>
      <w:r w:rsidRPr="003F001A">
        <w:t xml:space="preserve"> </w:t>
      </w:r>
      <w:proofErr w:type="spellStart"/>
      <w:r w:rsidRPr="003F001A">
        <w:t>dựa</w:t>
      </w:r>
      <w:proofErr w:type="spellEnd"/>
      <w:r w:rsidRPr="003F001A">
        <w:t xml:space="preserve"> </w:t>
      </w:r>
      <w:proofErr w:type="spellStart"/>
      <w:r w:rsidRPr="003F001A">
        <w:t>vào</w:t>
      </w:r>
      <w:proofErr w:type="spellEnd"/>
      <w:r w:rsidRPr="003F001A">
        <w:t xml:space="preserve"> </w:t>
      </w:r>
      <w:proofErr w:type="spellStart"/>
      <w:r w:rsidRPr="003F001A">
        <w:t>sổ</w:t>
      </w:r>
      <w:proofErr w:type="spellEnd"/>
      <w:r w:rsidRPr="003F001A">
        <w:t xml:space="preserve"> </w:t>
      </w:r>
      <w:proofErr w:type="spellStart"/>
      <w:r w:rsidRPr="003F001A">
        <w:t>sách</w:t>
      </w:r>
      <w:proofErr w:type="spellEnd"/>
      <w:r w:rsidRPr="003F001A">
        <w:t xml:space="preserve"> </w:t>
      </w:r>
      <w:proofErr w:type="spellStart"/>
      <w:r w:rsidRPr="003F001A">
        <w:t>và</w:t>
      </w:r>
      <w:proofErr w:type="spellEnd"/>
      <w:r w:rsidRPr="003F001A">
        <w:t xml:space="preserve"> </w:t>
      </w:r>
      <w:proofErr w:type="spellStart"/>
      <w:r w:rsidRPr="003F001A">
        <w:t>kinh</w:t>
      </w:r>
      <w:proofErr w:type="spellEnd"/>
      <w:r w:rsidRPr="003F001A">
        <w:t xml:space="preserve"> </w:t>
      </w:r>
      <w:proofErr w:type="spellStart"/>
      <w:r w:rsidRPr="003F001A">
        <w:t>nghiệm</w:t>
      </w:r>
      <w:proofErr w:type="spellEnd"/>
      <w:r w:rsidRPr="003F001A">
        <w:t xml:space="preserve"> </w:t>
      </w:r>
      <w:proofErr w:type="spellStart"/>
      <w:r w:rsidRPr="003F001A">
        <w:t>cá</w:t>
      </w:r>
      <w:proofErr w:type="spellEnd"/>
      <w:r w:rsidRPr="003F001A">
        <w:t xml:space="preserve"> </w:t>
      </w:r>
      <w:proofErr w:type="spellStart"/>
      <w:r w:rsidRPr="003F001A">
        <w:t>nhân</w:t>
      </w:r>
      <w:proofErr w:type="spellEnd"/>
      <w:r w:rsidRPr="003F001A">
        <w:t xml:space="preserve"> </w:t>
      </w:r>
      <w:proofErr w:type="spellStart"/>
      <w:r w:rsidRPr="003F001A">
        <w:t>của</w:t>
      </w:r>
      <w:proofErr w:type="spellEnd"/>
      <w:r w:rsidRPr="003F001A">
        <w:t xml:space="preserve"> </w:t>
      </w:r>
      <w:proofErr w:type="spellStart"/>
      <w:r w:rsidRPr="003F001A">
        <w:t>thủ</w:t>
      </w:r>
      <w:proofErr w:type="spellEnd"/>
      <w:r w:rsidRPr="003F001A">
        <w:t xml:space="preserve"> </w:t>
      </w:r>
      <w:proofErr w:type="spellStart"/>
      <w:r w:rsidRPr="003F001A">
        <w:t>kho</w:t>
      </w:r>
      <w:proofErr w:type="spellEnd"/>
      <w:r w:rsidRPr="003F001A">
        <w:t>.</w:t>
      </w:r>
    </w:p>
    <w:p w14:paraId="657668A5" w14:textId="77777777" w:rsidR="003F001A" w:rsidRPr="003F001A" w:rsidRDefault="003F001A" w:rsidP="003F001A">
      <w:r w:rsidRPr="003F001A">
        <w:t xml:space="preserve">Phương </w:t>
      </w:r>
      <w:proofErr w:type="spellStart"/>
      <w:r w:rsidRPr="003F001A">
        <w:t>pháp</w:t>
      </w:r>
      <w:proofErr w:type="spellEnd"/>
      <w:r w:rsidRPr="003F001A">
        <w:t xml:space="preserve"> </w:t>
      </w:r>
      <w:proofErr w:type="spellStart"/>
      <w:r w:rsidRPr="003F001A">
        <w:t>này</w:t>
      </w:r>
      <w:proofErr w:type="spellEnd"/>
      <w:r w:rsidRPr="003F001A">
        <w:t xml:space="preserve"> </w:t>
      </w:r>
      <w:proofErr w:type="spellStart"/>
      <w:r w:rsidRPr="003F001A">
        <w:t>đã</w:t>
      </w:r>
      <w:proofErr w:type="spellEnd"/>
      <w:r w:rsidRPr="003F001A">
        <w:t xml:space="preserve"> </w:t>
      </w:r>
      <w:proofErr w:type="spellStart"/>
      <w:r w:rsidRPr="003F001A">
        <w:t>bộc</w:t>
      </w:r>
      <w:proofErr w:type="spellEnd"/>
      <w:r w:rsidRPr="003F001A">
        <w:t xml:space="preserve"> </w:t>
      </w:r>
      <w:proofErr w:type="spellStart"/>
      <w:r w:rsidRPr="003F001A">
        <w:t>lộ</w:t>
      </w:r>
      <w:proofErr w:type="spellEnd"/>
      <w:r w:rsidRPr="003F001A">
        <w:t xml:space="preserve"> </w:t>
      </w:r>
      <w:proofErr w:type="spellStart"/>
      <w:r w:rsidRPr="003F001A">
        <w:t>nhiều</w:t>
      </w:r>
      <w:proofErr w:type="spellEnd"/>
      <w:r w:rsidRPr="003F001A">
        <w:t xml:space="preserve"> </w:t>
      </w:r>
      <w:proofErr w:type="spellStart"/>
      <w:r w:rsidRPr="003F001A">
        <w:t>vấn</w:t>
      </w:r>
      <w:proofErr w:type="spellEnd"/>
      <w:r w:rsidRPr="003F001A">
        <w:t xml:space="preserve"> </w:t>
      </w:r>
      <w:proofErr w:type="spellStart"/>
      <w:r w:rsidRPr="003F001A">
        <w:t>đề</w:t>
      </w:r>
      <w:proofErr w:type="spellEnd"/>
      <w:r w:rsidRPr="003F001A">
        <w:t xml:space="preserve"> </w:t>
      </w:r>
      <w:proofErr w:type="spellStart"/>
      <w:r w:rsidRPr="003F001A">
        <w:t>nghiêm</w:t>
      </w:r>
      <w:proofErr w:type="spellEnd"/>
      <w:r w:rsidRPr="003F001A">
        <w:t xml:space="preserve"> </w:t>
      </w:r>
      <w:proofErr w:type="spellStart"/>
      <w:r w:rsidRPr="003F001A">
        <w:t>trọng</w:t>
      </w:r>
      <w:proofErr w:type="spellEnd"/>
      <w:r w:rsidRPr="003F001A">
        <w:t xml:space="preserve"> </w:t>
      </w:r>
      <w:proofErr w:type="spellStart"/>
      <w:r w:rsidRPr="003F001A">
        <w:t>khi</w:t>
      </w:r>
      <w:proofErr w:type="spellEnd"/>
      <w:r w:rsidRPr="003F001A">
        <w:t xml:space="preserve"> </w:t>
      </w:r>
      <w:proofErr w:type="spellStart"/>
      <w:r w:rsidRPr="003F001A">
        <w:t>quy</w:t>
      </w:r>
      <w:proofErr w:type="spellEnd"/>
      <w:r w:rsidRPr="003F001A">
        <w:t xml:space="preserve"> </w:t>
      </w:r>
      <w:proofErr w:type="spellStart"/>
      <w:r w:rsidRPr="003F001A">
        <w:t>mô</w:t>
      </w:r>
      <w:proofErr w:type="spellEnd"/>
      <w:r w:rsidRPr="003F001A">
        <w:t xml:space="preserve"> </w:t>
      </w:r>
      <w:proofErr w:type="spellStart"/>
      <w:r w:rsidRPr="003F001A">
        <w:t>kinh</w:t>
      </w:r>
      <w:proofErr w:type="spellEnd"/>
      <w:r w:rsidRPr="003F001A">
        <w:t xml:space="preserve"> </w:t>
      </w:r>
      <w:proofErr w:type="spellStart"/>
      <w:r w:rsidRPr="003F001A">
        <w:t>doanh</w:t>
      </w:r>
      <w:proofErr w:type="spellEnd"/>
      <w:r w:rsidRPr="003F001A">
        <w:t xml:space="preserve"> </w:t>
      </w:r>
      <w:proofErr w:type="spellStart"/>
      <w:r w:rsidRPr="003F001A">
        <w:t>mở</w:t>
      </w:r>
      <w:proofErr w:type="spellEnd"/>
      <w:r w:rsidRPr="003F001A">
        <w:t xml:space="preserve"> </w:t>
      </w:r>
      <w:proofErr w:type="spellStart"/>
      <w:r w:rsidRPr="003F001A">
        <w:t>rộng</w:t>
      </w:r>
      <w:proofErr w:type="spellEnd"/>
      <w:r w:rsidRPr="003F001A">
        <w:t>:</w:t>
      </w:r>
    </w:p>
    <w:p w14:paraId="0A9964C7" w14:textId="77777777" w:rsidR="003F001A" w:rsidRPr="003F001A" w:rsidRDefault="003F001A">
      <w:pPr>
        <w:numPr>
          <w:ilvl w:val="0"/>
          <w:numId w:val="4"/>
        </w:numPr>
      </w:pPr>
      <w:proofErr w:type="spellStart"/>
      <w:r w:rsidRPr="003F001A">
        <w:rPr>
          <w:b/>
          <w:bCs/>
        </w:rPr>
        <w:lastRenderedPageBreak/>
        <w:t>Tồn</w:t>
      </w:r>
      <w:proofErr w:type="spellEnd"/>
      <w:r w:rsidRPr="003F001A">
        <w:rPr>
          <w:b/>
          <w:bCs/>
        </w:rPr>
        <w:t xml:space="preserve"> </w:t>
      </w:r>
      <w:proofErr w:type="spellStart"/>
      <w:r w:rsidRPr="003F001A">
        <w:rPr>
          <w:b/>
          <w:bCs/>
        </w:rPr>
        <w:t>kho</w:t>
      </w:r>
      <w:proofErr w:type="spellEnd"/>
      <w:r w:rsidRPr="003F001A">
        <w:rPr>
          <w:b/>
          <w:bCs/>
        </w:rPr>
        <w:t xml:space="preserve"> </w:t>
      </w:r>
      <w:proofErr w:type="spellStart"/>
      <w:r w:rsidRPr="003F001A">
        <w:rPr>
          <w:b/>
          <w:bCs/>
        </w:rPr>
        <w:t>sai</w:t>
      </w:r>
      <w:proofErr w:type="spellEnd"/>
      <w:r w:rsidRPr="003F001A">
        <w:rPr>
          <w:b/>
          <w:bCs/>
        </w:rPr>
        <w:t xml:space="preserve"> </w:t>
      </w:r>
      <w:proofErr w:type="spellStart"/>
      <w:r w:rsidRPr="003F001A">
        <w:rPr>
          <w:b/>
          <w:bCs/>
        </w:rPr>
        <w:t>lệch</w:t>
      </w:r>
      <w:proofErr w:type="spellEnd"/>
      <w:r w:rsidRPr="003F001A">
        <w:rPr>
          <w:b/>
          <w:bCs/>
        </w:rPr>
        <w:t xml:space="preserve"> (Inventory Inaccuracy):</w:t>
      </w:r>
      <w:r w:rsidRPr="003F001A">
        <w:t xml:space="preserve"> </w:t>
      </w:r>
      <w:proofErr w:type="spellStart"/>
      <w:r w:rsidRPr="003F001A">
        <w:t>Tỷ</w:t>
      </w:r>
      <w:proofErr w:type="spellEnd"/>
      <w:r w:rsidRPr="003F001A">
        <w:t xml:space="preserve"> </w:t>
      </w:r>
      <w:proofErr w:type="spellStart"/>
      <w:r w:rsidRPr="003F001A">
        <w:t>lệ</w:t>
      </w:r>
      <w:proofErr w:type="spellEnd"/>
      <w:r w:rsidRPr="003F001A">
        <w:t xml:space="preserve"> </w:t>
      </w:r>
      <w:proofErr w:type="spellStart"/>
      <w:r w:rsidRPr="003F001A">
        <w:t>chênh</w:t>
      </w:r>
      <w:proofErr w:type="spellEnd"/>
      <w:r w:rsidRPr="003F001A">
        <w:t xml:space="preserve"> </w:t>
      </w:r>
      <w:proofErr w:type="spellStart"/>
      <w:r w:rsidRPr="003F001A">
        <w:t>lệch</w:t>
      </w:r>
      <w:proofErr w:type="spellEnd"/>
      <w:r w:rsidRPr="003F001A">
        <w:t xml:space="preserve"> </w:t>
      </w:r>
      <w:proofErr w:type="spellStart"/>
      <w:r w:rsidRPr="003F001A">
        <w:t>giữa</w:t>
      </w:r>
      <w:proofErr w:type="spellEnd"/>
      <w:r w:rsidRPr="003F001A">
        <w:t xml:space="preserve"> </w:t>
      </w:r>
      <w:proofErr w:type="spellStart"/>
      <w:r w:rsidRPr="003F001A">
        <w:t>số</w:t>
      </w:r>
      <w:proofErr w:type="spellEnd"/>
      <w:r w:rsidRPr="003F001A">
        <w:t xml:space="preserve"> </w:t>
      </w:r>
      <w:proofErr w:type="spellStart"/>
      <w:r w:rsidRPr="003F001A">
        <w:t>lượng</w:t>
      </w:r>
      <w:proofErr w:type="spellEnd"/>
      <w:r w:rsidRPr="003F001A">
        <w:t xml:space="preserve"> </w:t>
      </w:r>
      <w:proofErr w:type="spellStart"/>
      <w:r w:rsidRPr="003F001A">
        <w:t>thực</w:t>
      </w:r>
      <w:proofErr w:type="spellEnd"/>
      <w:r w:rsidRPr="003F001A">
        <w:t xml:space="preserve"> </w:t>
      </w:r>
      <w:proofErr w:type="spellStart"/>
      <w:r w:rsidRPr="003F001A">
        <w:t>tế</w:t>
      </w:r>
      <w:proofErr w:type="spellEnd"/>
      <w:r w:rsidRPr="003F001A">
        <w:t xml:space="preserve"> </w:t>
      </w:r>
      <w:proofErr w:type="spellStart"/>
      <w:r w:rsidRPr="003F001A">
        <w:t>và</w:t>
      </w:r>
      <w:proofErr w:type="spellEnd"/>
      <w:r w:rsidRPr="003F001A">
        <w:t xml:space="preserve"> </w:t>
      </w:r>
      <w:proofErr w:type="spellStart"/>
      <w:r w:rsidRPr="003F001A">
        <w:t>số</w:t>
      </w:r>
      <w:proofErr w:type="spellEnd"/>
      <w:r w:rsidRPr="003F001A">
        <w:t xml:space="preserve"> </w:t>
      </w:r>
      <w:proofErr w:type="spellStart"/>
      <w:r w:rsidRPr="003F001A">
        <w:t>liệu</w:t>
      </w:r>
      <w:proofErr w:type="spellEnd"/>
      <w:r w:rsidRPr="003F001A">
        <w:t xml:space="preserve"> </w:t>
      </w:r>
      <w:proofErr w:type="spellStart"/>
      <w:r w:rsidRPr="003F001A">
        <w:t>trên</w:t>
      </w:r>
      <w:proofErr w:type="spellEnd"/>
      <w:r w:rsidRPr="003F001A">
        <w:t xml:space="preserve"> </w:t>
      </w:r>
      <w:proofErr w:type="spellStart"/>
      <w:r w:rsidRPr="003F001A">
        <w:t>hệ</w:t>
      </w:r>
      <w:proofErr w:type="spellEnd"/>
      <w:r w:rsidRPr="003F001A">
        <w:t xml:space="preserve"> </w:t>
      </w:r>
      <w:proofErr w:type="spellStart"/>
      <w:r w:rsidRPr="003F001A">
        <w:t>thống</w:t>
      </w:r>
      <w:proofErr w:type="spellEnd"/>
      <w:r w:rsidRPr="003F001A">
        <w:t xml:space="preserve"> </w:t>
      </w:r>
      <w:proofErr w:type="spellStart"/>
      <w:r w:rsidRPr="003F001A">
        <w:t>cao</w:t>
      </w:r>
      <w:proofErr w:type="spellEnd"/>
      <w:r w:rsidRPr="003F001A">
        <w:t xml:space="preserve">, </w:t>
      </w:r>
      <w:proofErr w:type="spellStart"/>
      <w:r w:rsidRPr="003F001A">
        <w:t>dẫn</w:t>
      </w:r>
      <w:proofErr w:type="spellEnd"/>
      <w:r w:rsidRPr="003F001A">
        <w:t xml:space="preserve"> </w:t>
      </w:r>
      <w:proofErr w:type="spellStart"/>
      <w:r w:rsidRPr="003F001A">
        <w:t>đến</w:t>
      </w:r>
      <w:proofErr w:type="spellEnd"/>
      <w:r w:rsidRPr="003F001A">
        <w:t xml:space="preserve"> </w:t>
      </w:r>
      <w:proofErr w:type="spellStart"/>
      <w:r w:rsidRPr="003F001A">
        <w:t>tình</w:t>
      </w:r>
      <w:proofErr w:type="spellEnd"/>
      <w:r w:rsidRPr="003F001A">
        <w:t xml:space="preserve"> </w:t>
      </w:r>
      <w:proofErr w:type="spellStart"/>
      <w:r w:rsidRPr="003F001A">
        <w:t>trạng</w:t>
      </w:r>
      <w:proofErr w:type="spellEnd"/>
      <w:r w:rsidRPr="003F001A">
        <w:t xml:space="preserve"> </w:t>
      </w:r>
      <w:proofErr w:type="spellStart"/>
      <w:r w:rsidRPr="003F001A">
        <w:t>hết</w:t>
      </w:r>
      <w:proofErr w:type="spellEnd"/>
      <w:r w:rsidRPr="003F001A">
        <w:t xml:space="preserve"> </w:t>
      </w:r>
      <w:proofErr w:type="spellStart"/>
      <w:r w:rsidRPr="003F001A">
        <w:t>hàng</w:t>
      </w:r>
      <w:proofErr w:type="spellEnd"/>
      <w:r w:rsidRPr="003F001A">
        <w:t xml:space="preserve"> </w:t>
      </w:r>
      <w:proofErr w:type="spellStart"/>
      <w:r w:rsidRPr="003F001A">
        <w:t>đột</w:t>
      </w:r>
      <w:proofErr w:type="spellEnd"/>
      <w:r w:rsidRPr="003F001A">
        <w:t xml:space="preserve"> </w:t>
      </w:r>
      <w:proofErr w:type="spellStart"/>
      <w:r w:rsidRPr="003F001A">
        <w:t>xuất</w:t>
      </w:r>
      <w:proofErr w:type="spellEnd"/>
      <w:r w:rsidRPr="003F001A">
        <w:t xml:space="preserve"> (stock-out) </w:t>
      </w:r>
      <w:proofErr w:type="spellStart"/>
      <w:r w:rsidRPr="003F001A">
        <w:t>hoặc</w:t>
      </w:r>
      <w:proofErr w:type="spellEnd"/>
      <w:r w:rsidRPr="003F001A">
        <w:t xml:space="preserve"> </w:t>
      </w:r>
      <w:proofErr w:type="spellStart"/>
      <w:r w:rsidRPr="003F001A">
        <w:t>tồn</w:t>
      </w:r>
      <w:proofErr w:type="spellEnd"/>
      <w:r w:rsidRPr="003F001A">
        <w:t xml:space="preserve"> </w:t>
      </w:r>
      <w:proofErr w:type="spellStart"/>
      <w:r w:rsidRPr="003F001A">
        <w:t>kho</w:t>
      </w:r>
      <w:proofErr w:type="spellEnd"/>
      <w:r w:rsidRPr="003F001A">
        <w:t xml:space="preserve"> </w:t>
      </w:r>
      <w:proofErr w:type="spellStart"/>
      <w:r w:rsidRPr="003F001A">
        <w:t>ảo</w:t>
      </w:r>
      <w:proofErr w:type="spellEnd"/>
      <w:r w:rsidRPr="003F001A">
        <w:t>.</w:t>
      </w:r>
    </w:p>
    <w:p w14:paraId="39BBC9CF" w14:textId="77777777" w:rsidR="003F001A" w:rsidRPr="003F001A" w:rsidRDefault="003F001A">
      <w:pPr>
        <w:numPr>
          <w:ilvl w:val="0"/>
          <w:numId w:val="4"/>
        </w:numPr>
      </w:pPr>
      <w:r w:rsidRPr="003F001A">
        <w:rPr>
          <w:b/>
          <w:bCs/>
        </w:rPr>
        <w:t xml:space="preserve">Hiệu </w:t>
      </w:r>
      <w:proofErr w:type="spellStart"/>
      <w:r w:rsidRPr="003F001A">
        <w:rPr>
          <w:b/>
          <w:bCs/>
        </w:rPr>
        <w:t>suất</w:t>
      </w:r>
      <w:proofErr w:type="spellEnd"/>
      <w:r w:rsidRPr="003F001A">
        <w:rPr>
          <w:b/>
          <w:bCs/>
        </w:rPr>
        <w:t xml:space="preserve"> </w:t>
      </w:r>
      <w:proofErr w:type="spellStart"/>
      <w:r w:rsidRPr="003F001A">
        <w:rPr>
          <w:b/>
          <w:bCs/>
        </w:rPr>
        <w:t>Thấp</w:t>
      </w:r>
      <w:proofErr w:type="spellEnd"/>
      <w:r w:rsidRPr="003F001A">
        <w:rPr>
          <w:b/>
          <w:bCs/>
        </w:rPr>
        <w:t>:</w:t>
      </w:r>
      <w:r w:rsidRPr="003F001A">
        <w:t xml:space="preserve"> Quy </w:t>
      </w:r>
      <w:proofErr w:type="spellStart"/>
      <w:r w:rsidRPr="003F001A">
        <w:t>trình</w:t>
      </w:r>
      <w:proofErr w:type="spellEnd"/>
      <w:r w:rsidRPr="003F001A">
        <w:t xml:space="preserve"> </w:t>
      </w:r>
      <w:proofErr w:type="spellStart"/>
      <w:r w:rsidRPr="003F001A">
        <w:t>sắp</w:t>
      </w:r>
      <w:proofErr w:type="spellEnd"/>
      <w:r w:rsidRPr="003F001A">
        <w:t xml:space="preserve"> </w:t>
      </w:r>
      <w:proofErr w:type="spellStart"/>
      <w:r w:rsidRPr="003F001A">
        <w:t>xếp</w:t>
      </w:r>
      <w:proofErr w:type="spellEnd"/>
      <w:r w:rsidRPr="003F001A">
        <w:t xml:space="preserve"> </w:t>
      </w:r>
      <w:proofErr w:type="spellStart"/>
      <w:r w:rsidRPr="003F001A">
        <w:t>hàng</w:t>
      </w:r>
      <w:proofErr w:type="spellEnd"/>
      <w:r w:rsidRPr="003F001A">
        <w:t xml:space="preserve"> </w:t>
      </w:r>
      <w:proofErr w:type="spellStart"/>
      <w:r w:rsidRPr="003F001A">
        <w:t>hóa</w:t>
      </w:r>
      <w:proofErr w:type="spellEnd"/>
      <w:r w:rsidRPr="003F001A">
        <w:t xml:space="preserve"> </w:t>
      </w:r>
      <w:proofErr w:type="spellStart"/>
      <w:r w:rsidRPr="003F001A">
        <w:t>khi</w:t>
      </w:r>
      <w:proofErr w:type="spellEnd"/>
      <w:r w:rsidRPr="003F001A">
        <w:t xml:space="preserve"> </w:t>
      </w:r>
      <w:proofErr w:type="spellStart"/>
      <w:r w:rsidRPr="003F001A">
        <w:t>nhập</w:t>
      </w:r>
      <w:proofErr w:type="spellEnd"/>
      <w:r w:rsidRPr="003F001A">
        <w:t xml:space="preserve"> </w:t>
      </w:r>
      <w:proofErr w:type="spellStart"/>
      <w:r w:rsidRPr="003F001A">
        <w:t>và</w:t>
      </w:r>
      <w:proofErr w:type="spellEnd"/>
      <w:r w:rsidRPr="003F001A">
        <w:t xml:space="preserve"> </w:t>
      </w:r>
      <w:proofErr w:type="spellStart"/>
      <w:r w:rsidRPr="003F001A">
        <w:t>tìm</w:t>
      </w:r>
      <w:proofErr w:type="spellEnd"/>
      <w:r w:rsidRPr="003F001A">
        <w:t xml:space="preserve"> </w:t>
      </w:r>
      <w:proofErr w:type="spellStart"/>
      <w:r w:rsidRPr="003F001A">
        <w:t>kiếm</w:t>
      </w:r>
      <w:proofErr w:type="spellEnd"/>
      <w:r w:rsidRPr="003F001A">
        <w:t xml:space="preserve"> </w:t>
      </w:r>
      <w:proofErr w:type="spellStart"/>
      <w:r w:rsidRPr="003F001A">
        <w:t>hàng</w:t>
      </w:r>
      <w:proofErr w:type="spellEnd"/>
      <w:r w:rsidRPr="003F001A">
        <w:t xml:space="preserve"> </w:t>
      </w:r>
      <w:proofErr w:type="spellStart"/>
      <w:r w:rsidRPr="003F001A">
        <w:t>hóa</w:t>
      </w:r>
      <w:proofErr w:type="spellEnd"/>
      <w:r w:rsidRPr="003F001A">
        <w:t xml:space="preserve"> </w:t>
      </w:r>
      <w:proofErr w:type="spellStart"/>
      <w:r w:rsidRPr="003F001A">
        <w:t>khi</w:t>
      </w:r>
      <w:proofErr w:type="spellEnd"/>
      <w:r w:rsidRPr="003F001A">
        <w:t xml:space="preserve"> </w:t>
      </w:r>
      <w:proofErr w:type="spellStart"/>
      <w:r w:rsidRPr="003F001A">
        <w:t>xuất</w:t>
      </w:r>
      <w:proofErr w:type="spellEnd"/>
      <w:r w:rsidRPr="003F001A">
        <w:t xml:space="preserve"> </w:t>
      </w:r>
      <w:proofErr w:type="spellStart"/>
      <w:r w:rsidRPr="003F001A">
        <w:t>không</w:t>
      </w:r>
      <w:proofErr w:type="spellEnd"/>
      <w:r w:rsidRPr="003F001A">
        <w:t xml:space="preserve"> </w:t>
      </w:r>
      <w:proofErr w:type="spellStart"/>
      <w:r w:rsidRPr="003F001A">
        <w:t>tối</w:t>
      </w:r>
      <w:proofErr w:type="spellEnd"/>
      <w:r w:rsidRPr="003F001A">
        <w:t xml:space="preserve"> </w:t>
      </w:r>
      <w:proofErr w:type="spellStart"/>
      <w:r w:rsidRPr="003F001A">
        <w:t>ưu</w:t>
      </w:r>
      <w:proofErr w:type="spellEnd"/>
      <w:r w:rsidRPr="003F001A">
        <w:t xml:space="preserve">, </w:t>
      </w:r>
      <w:proofErr w:type="spellStart"/>
      <w:r w:rsidRPr="003F001A">
        <w:t>làm</w:t>
      </w:r>
      <w:proofErr w:type="spellEnd"/>
      <w:r w:rsidRPr="003F001A">
        <w:t xml:space="preserve"> </w:t>
      </w:r>
      <w:proofErr w:type="spellStart"/>
      <w:r w:rsidRPr="003F001A">
        <w:t>kéo</w:t>
      </w:r>
      <w:proofErr w:type="spellEnd"/>
      <w:r w:rsidRPr="003F001A">
        <w:t xml:space="preserve"> </w:t>
      </w:r>
      <w:proofErr w:type="spellStart"/>
      <w:r w:rsidRPr="003F001A">
        <w:t>dài</w:t>
      </w:r>
      <w:proofErr w:type="spellEnd"/>
      <w:r w:rsidRPr="003F001A">
        <w:t xml:space="preserve"> </w:t>
      </w:r>
      <w:proofErr w:type="spellStart"/>
      <w:r w:rsidRPr="003F001A">
        <w:t>thời</w:t>
      </w:r>
      <w:proofErr w:type="spellEnd"/>
      <w:r w:rsidRPr="003F001A">
        <w:t xml:space="preserve"> </w:t>
      </w:r>
      <w:proofErr w:type="spellStart"/>
      <w:r w:rsidRPr="003F001A">
        <w:t>gian</w:t>
      </w:r>
      <w:proofErr w:type="spellEnd"/>
      <w:r w:rsidRPr="003F001A">
        <w:t xml:space="preserve"> </w:t>
      </w:r>
      <w:proofErr w:type="spellStart"/>
      <w:r w:rsidRPr="003F001A">
        <w:t>xử</w:t>
      </w:r>
      <w:proofErr w:type="spellEnd"/>
      <w:r w:rsidRPr="003F001A">
        <w:t xml:space="preserve"> </w:t>
      </w:r>
      <w:proofErr w:type="spellStart"/>
      <w:r w:rsidRPr="003F001A">
        <w:t>lý</w:t>
      </w:r>
      <w:proofErr w:type="spellEnd"/>
      <w:r w:rsidRPr="003F001A">
        <w:t xml:space="preserve"> </w:t>
      </w:r>
      <w:proofErr w:type="spellStart"/>
      <w:r w:rsidRPr="003F001A">
        <w:t>đơn</w:t>
      </w:r>
      <w:proofErr w:type="spellEnd"/>
      <w:r w:rsidRPr="003F001A">
        <w:t xml:space="preserve"> </w:t>
      </w:r>
      <w:proofErr w:type="spellStart"/>
      <w:r w:rsidRPr="003F001A">
        <w:t>hàng</w:t>
      </w:r>
      <w:proofErr w:type="spellEnd"/>
      <w:r w:rsidRPr="003F001A">
        <w:t xml:space="preserve"> (Picking &amp; Packing).</w:t>
      </w:r>
    </w:p>
    <w:p w14:paraId="7439E7C8" w14:textId="77777777" w:rsidR="003F001A" w:rsidRPr="003F001A" w:rsidRDefault="003F001A">
      <w:pPr>
        <w:numPr>
          <w:ilvl w:val="0"/>
          <w:numId w:val="4"/>
        </w:numPr>
      </w:pPr>
      <w:proofErr w:type="spellStart"/>
      <w:r w:rsidRPr="003F001A">
        <w:rPr>
          <w:b/>
          <w:bCs/>
        </w:rPr>
        <w:t>Khó</w:t>
      </w:r>
      <w:proofErr w:type="spellEnd"/>
      <w:r w:rsidRPr="003F001A">
        <w:rPr>
          <w:b/>
          <w:bCs/>
        </w:rPr>
        <w:t xml:space="preserve"> </w:t>
      </w:r>
      <w:proofErr w:type="spellStart"/>
      <w:r w:rsidRPr="003F001A">
        <w:rPr>
          <w:b/>
          <w:bCs/>
        </w:rPr>
        <w:t>khăn</w:t>
      </w:r>
      <w:proofErr w:type="spellEnd"/>
      <w:r w:rsidRPr="003F001A">
        <w:rPr>
          <w:b/>
          <w:bCs/>
        </w:rPr>
        <w:t xml:space="preserve"> </w:t>
      </w:r>
      <w:proofErr w:type="spellStart"/>
      <w:r w:rsidRPr="003F001A">
        <w:rPr>
          <w:b/>
          <w:bCs/>
        </w:rPr>
        <w:t>trong</w:t>
      </w:r>
      <w:proofErr w:type="spellEnd"/>
      <w:r w:rsidRPr="003F001A">
        <w:rPr>
          <w:b/>
          <w:bCs/>
        </w:rPr>
        <w:t xml:space="preserve"> </w:t>
      </w:r>
      <w:proofErr w:type="spellStart"/>
      <w:r w:rsidRPr="003F001A">
        <w:rPr>
          <w:b/>
          <w:bCs/>
        </w:rPr>
        <w:t>Truy</w:t>
      </w:r>
      <w:proofErr w:type="spellEnd"/>
      <w:r w:rsidRPr="003F001A">
        <w:rPr>
          <w:b/>
          <w:bCs/>
        </w:rPr>
        <w:t xml:space="preserve"> </w:t>
      </w:r>
      <w:proofErr w:type="spellStart"/>
      <w:r w:rsidRPr="003F001A">
        <w:rPr>
          <w:b/>
          <w:bCs/>
        </w:rPr>
        <w:t>vết</w:t>
      </w:r>
      <w:proofErr w:type="spellEnd"/>
      <w:r w:rsidRPr="003F001A">
        <w:rPr>
          <w:b/>
          <w:bCs/>
        </w:rPr>
        <w:t xml:space="preserve"> (Traceability):</w:t>
      </w:r>
      <w:r w:rsidRPr="003F001A">
        <w:t xml:space="preserve"> </w:t>
      </w:r>
      <w:proofErr w:type="spellStart"/>
      <w:r w:rsidRPr="003F001A">
        <w:t>Không</w:t>
      </w:r>
      <w:proofErr w:type="spellEnd"/>
      <w:r w:rsidRPr="003F001A">
        <w:t xml:space="preserve"> </w:t>
      </w:r>
      <w:proofErr w:type="spellStart"/>
      <w:r w:rsidRPr="003F001A">
        <w:t>thể</w:t>
      </w:r>
      <w:proofErr w:type="spellEnd"/>
      <w:r w:rsidRPr="003F001A">
        <w:t xml:space="preserve"> </w:t>
      </w:r>
      <w:proofErr w:type="spellStart"/>
      <w:r w:rsidRPr="003F001A">
        <w:t>xác</w:t>
      </w:r>
      <w:proofErr w:type="spellEnd"/>
      <w:r w:rsidRPr="003F001A">
        <w:t xml:space="preserve"> </w:t>
      </w:r>
      <w:proofErr w:type="spellStart"/>
      <w:r w:rsidRPr="003F001A">
        <w:t>định</w:t>
      </w:r>
      <w:proofErr w:type="spellEnd"/>
      <w:r w:rsidRPr="003F001A">
        <w:t xml:space="preserve"> </w:t>
      </w:r>
      <w:proofErr w:type="spellStart"/>
      <w:r w:rsidRPr="003F001A">
        <w:t>chính</w:t>
      </w:r>
      <w:proofErr w:type="spellEnd"/>
      <w:r w:rsidRPr="003F001A">
        <w:t xml:space="preserve"> </w:t>
      </w:r>
      <w:proofErr w:type="spellStart"/>
      <w:r w:rsidRPr="003F001A">
        <w:t>xác</w:t>
      </w:r>
      <w:proofErr w:type="spellEnd"/>
      <w:r w:rsidRPr="003F001A">
        <w:t xml:space="preserve"> Lô (Batch) </w:t>
      </w:r>
      <w:proofErr w:type="spellStart"/>
      <w:r w:rsidRPr="003F001A">
        <w:t>hoặc</w:t>
      </w:r>
      <w:proofErr w:type="spellEnd"/>
      <w:r w:rsidRPr="003F001A">
        <w:t xml:space="preserve"> </w:t>
      </w:r>
      <w:proofErr w:type="spellStart"/>
      <w:r w:rsidRPr="003F001A">
        <w:t>Hạn</w:t>
      </w:r>
      <w:proofErr w:type="spellEnd"/>
      <w:r w:rsidRPr="003F001A">
        <w:t xml:space="preserve"> </w:t>
      </w:r>
      <w:proofErr w:type="spellStart"/>
      <w:r w:rsidRPr="003F001A">
        <w:t>sử</w:t>
      </w:r>
      <w:proofErr w:type="spellEnd"/>
      <w:r w:rsidRPr="003F001A">
        <w:t xml:space="preserve"> </w:t>
      </w:r>
      <w:proofErr w:type="spellStart"/>
      <w:r w:rsidRPr="003F001A">
        <w:t>dụng</w:t>
      </w:r>
      <w:proofErr w:type="spellEnd"/>
      <w:r w:rsidRPr="003F001A">
        <w:t xml:space="preserve"> (Expiry Date) </w:t>
      </w:r>
      <w:proofErr w:type="spellStart"/>
      <w:r w:rsidRPr="003F001A">
        <w:t>của</w:t>
      </w:r>
      <w:proofErr w:type="spellEnd"/>
      <w:r w:rsidRPr="003F001A">
        <w:t xml:space="preserve"> </w:t>
      </w:r>
      <w:proofErr w:type="spellStart"/>
      <w:r w:rsidRPr="003F001A">
        <w:t>hàng</w:t>
      </w:r>
      <w:proofErr w:type="spellEnd"/>
      <w:r w:rsidRPr="003F001A">
        <w:t xml:space="preserve"> </w:t>
      </w:r>
      <w:proofErr w:type="spellStart"/>
      <w:r w:rsidRPr="003F001A">
        <w:t>hóa</w:t>
      </w:r>
      <w:proofErr w:type="spellEnd"/>
      <w:r w:rsidRPr="003F001A">
        <w:t xml:space="preserve"> </w:t>
      </w:r>
      <w:proofErr w:type="spellStart"/>
      <w:r w:rsidRPr="003F001A">
        <w:t>đang</w:t>
      </w:r>
      <w:proofErr w:type="spellEnd"/>
      <w:r w:rsidRPr="003F001A">
        <w:t xml:space="preserve"> </w:t>
      </w:r>
      <w:proofErr w:type="spellStart"/>
      <w:r w:rsidRPr="003F001A">
        <w:t>nằm</w:t>
      </w:r>
      <w:proofErr w:type="spellEnd"/>
      <w:r w:rsidRPr="003F001A">
        <w:t xml:space="preserve"> ở </w:t>
      </w:r>
      <w:proofErr w:type="spellStart"/>
      <w:r w:rsidRPr="003F001A">
        <w:t>vị</w:t>
      </w:r>
      <w:proofErr w:type="spellEnd"/>
      <w:r w:rsidRPr="003F001A">
        <w:t xml:space="preserve"> </w:t>
      </w:r>
      <w:proofErr w:type="spellStart"/>
      <w:r w:rsidRPr="003F001A">
        <w:t>trí</w:t>
      </w:r>
      <w:proofErr w:type="spellEnd"/>
      <w:r w:rsidRPr="003F001A">
        <w:t xml:space="preserve"> </w:t>
      </w:r>
      <w:proofErr w:type="spellStart"/>
      <w:r w:rsidRPr="003F001A">
        <w:t>nào</w:t>
      </w:r>
      <w:proofErr w:type="spellEnd"/>
      <w:r w:rsidRPr="003F001A">
        <w:t xml:space="preserve">, </w:t>
      </w:r>
      <w:proofErr w:type="spellStart"/>
      <w:r w:rsidRPr="003F001A">
        <w:t>gây</w:t>
      </w:r>
      <w:proofErr w:type="spellEnd"/>
      <w:r w:rsidRPr="003F001A">
        <w:t xml:space="preserve"> </w:t>
      </w:r>
      <w:proofErr w:type="spellStart"/>
      <w:r w:rsidRPr="003F001A">
        <w:t>khó</w:t>
      </w:r>
      <w:proofErr w:type="spellEnd"/>
      <w:r w:rsidRPr="003F001A">
        <w:t xml:space="preserve"> </w:t>
      </w:r>
      <w:proofErr w:type="spellStart"/>
      <w:r w:rsidRPr="003F001A">
        <w:t>khăn</w:t>
      </w:r>
      <w:proofErr w:type="spellEnd"/>
      <w:r w:rsidRPr="003F001A">
        <w:t xml:space="preserve"> </w:t>
      </w:r>
      <w:proofErr w:type="spellStart"/>
      <w:r w:rsidRPr="003F001A">
        <w:t>cho</w:t>
      </w:r>
      <w:proofErr w:type="spellEnd"/>
      <w:r w:rsidRPr="003F001A">
        <w:t xml:space="preserve"> </w:t>
      </w:r>
      <w:proofErr w:type="spellStart"/>
      <w:r w:rsidRPr="003F001A">
        <w:t>việc</w:t>
      </w:r>
      <w:proofErr w:type="spellEnd"/>
      <w:r w:rsidRPr="003F001A">
        <w:t xml:space="preserve"> </w:t>
      </w:r>
      <w:proofErr w:type="spellStart"/>
      <w:r w:rsidRPr="003F001A">
        <w:t>áp</w:t>
      </w:r>
      <w:proofErr w:type="spellEnd"/>
      <w:r w:rsidRPr="003F001A">
        <w:t xml:space="preserve"> </w:t>
      </w:r>
      <w:proofErr w:type="spellStart"/>
      <w:r w:rsidRPr="003F001A">
        <w:t>dụng</w:t>
      </w:r>
      <w:proofErr w:type="spellEnd"/>
      <w:r w:rsidRPr="003F001A">
        <w:t xml:space="preserve"> </w:t>
      </w:r>
      <w:proofErr w:type="spellStart"/>
      <w:r w:rsidRPr="003F001A">
        <w:t>nguyên</w:t>
      </w:r>
      <w:proofErr w:type="spellEnd"/>
      <w:r w:rsidRPr="003F001A">
        <w:t xml:space="preserve"> </w:t>
      </w:r>
      <w:proofErr w:type="spellStart"/>
      <w:r w:rsidRPr="003F001A">
        <w:t>tắc</w:t>
      </w:r>
      <w:proofErr w:type="spellEnd"/>
      <w:r w:rsidRPr="003F001A">
        <w:t xml:space="preserve"> FIFO/FEFO.</w:t>
      </w:r>
    </w:p>
    <w:p w14:paraId="6C7DDED6" w14:textId="77777777" w:rsidR="003F001A" w:rsidRPr="003F001A" w:rsidRDefault="003F001A">
      <w:pPr>
        <w:numPr>
          <w:ilvl w:val="0"/>
          <w:numId w:val="4"/>
        </w:numPr>
      </w:pPr>
      <w:proofErr w:type="spellStart"/>
      <w:r w:rsidRPr="003F001A">
        <w:rPr>
          <w:b/>
          <w:bCs/>
        </w:rPr>
        <w:t>Thiếu</w:t>
      </w:r>
      <w:proofErr w:type="spellEnd"/>
      <w:r w:rsidRPr="003F001A">
        <w:rPr>
          <w:b/>
          <w:bCs/>
        </w:rPr>
        <w:t xml:space="preserve"> </w:t>
      </w:r>
      <w:proofErr w:type="spellStart"/>
      <w:r w:rsidRPr="003F001A">
        <w:rPr>
          <w:b/>
          <w:bCs/>
        </w:rPr>
        <w:t>Kiểm</w:t>
      </w:r>
      <w:proofErr w:type="spellEnd"/>
      <w:r w:rsidRPr="003F001A">
        <w:rPr>
          <w:b/>
          <w:bCs/>
        </w:rPr>
        <w:t xml:space="preserve"> </w:t>
      </w:r>
      <w:proofErr w:type="spellStart"/>
      <w:r w:rsidRPr="003F001A">
        <w:rPr>
          <w:b/>
          <w:bCs/>
        </w:rPr>
        <w:t>soát</w:t>
      </w:r>
      <w:proofErr w:type="spellEnd"/>
      <w:r w:rsidRPr="003F001A">
        <w:rPr>
          <w:b/>
          <w:bCs/>
        </w:rPr>
        <w:t>:</w:t>
      </w:r>
      <w:r w:rsidRPr="003F001A">
        <w:t xml:space="preserve"> </w:t>
      </w:r>
      <w:proofErr w:type="spellStart"/>
      <w:r w:rsidRPr="003F001A">
        <w:t>Không</w:t>
      </w:r>
      <w:proofErr w:type="spellEnd"/>
      <w:r w:rsidRPr="003F001A">
        <w:t xml:space="preserve"> </w:t>
      </w:r>
      <w:proofErr w:type="spellStart"/>
      <w:r w:rsidRPr="003F001A">
        <w:t>có</w:t>
      </w:r>
      <w:proofErr w:type="spellEnd"/>
      <w:r w:rsidRPr="003F001A">
        <w:t xml:space="preserve"> </w:t>
      </w:r>
      <w:proofErr w:type="spellStart"/>
      <w:r w:rsidRPr="003F001A">
        <w:t>cơ</w:t>
      </w:r>
      <w:proofErr w:type="spellEnd"/>
      <w:r w:rsidRPr="003F001A">
        <w:t xml:space="preserve"> </w:t>
      </w:r>
      <w:proofErr w:type="spellStart"/>
      <w:r w:rsidRPr="003F001A">
        <w:t>chế</w:t>
      </w:r>
      <w:proofErr w:type="spellEnd"/>
      <w:r w:rsidRPr="003F001A">
        <w:t xml:space="preserve"> </w:t>
      </w:r>
      <w:proofErr w:type="spellStart"/>
      <w:r w:rsidRPr="003F001A">
        <w:t>tự</w:t>
      </w:r>
      <w:proofErr w:type="spellEnd"/>
      <w:r w:rsidRPr="003F001A">
        <w:t xml:space="preserve"> </w:t>
      </w:r>
      <w:proofErr w:type="spellStart"/>
      <w:r w:rsidRPr="003F001A">
        <w:t>động</w:t>
      </w:r>
      <w:proofErr w:type="spellEnd"/>
      <w:r w:rsidRPr="003F001A">
        <w:t xml:space="preserve"> </w:t>
      </w:r>
      <w:proofErr w:type="spellStart"/>
      <w:r w:rsidRPr="003F001A">
        <w:t>cảnh</w:t>
      </w:r>
      <w:proofErr w:type="spellEnd"/>
      <w:r w:rsidRPr="003F001A">
        <w:t xml:space="preserve"> </w:t>
      </w:r>
      <w:proofErr w:type="spellStart"/>
      <w:r w:rsidRPr="003F001A">
        <w:t>báo</w:t>
      </w:r>
      <w:proofErr w:type="spellEnd"/>
      <w:r w:rsidRPr="003F001A">
        <w:t xml:space="preserve"> </w:t>
      </w:r>
      <w:proofErr w:type="spellStart"/>
      <w:r w:rsidRPr="003F001A">
        <w:t>khi</w:t>
      </w:r>
      <w:proofErr w:type="spellEnd"/>
      <w:r w:rsidRPr="003F001A">
        <w:t xml:space="preserve"> </w:t>
      </w:r>
      <w:proofErr w:type="spellStart"/>
      <w:r w:rsidRPr="003F001A">
        <w:t>hàng</w:t>
      </w:r>
      <w:proofErr w:type="spellEnd"/>
      <w:r w:rsidRPr="003F001A">
        <w:t xml:space="preserve"> </w:t>
      </w:r>
      <w:proofErr w:type="spellStart"/>
      <w:r w:rsidRPr="003F001A">
        <w:t>hóa</w:t>
      </w:r>
      <w:proofErr w:type="spellEnd"/>
      <w:r w:rsidRPr="003F001A">
        <w:t xml:space="preserve"> </w:t>
      </w:r>
      <w:proofErr w:type="spellStart"/>
      <w:r w:rsidRPr="003F001A">
        <w:t>sắp</w:t>
      </w:r>
      <w:proofErr w:type="spellEnd"/>
      <w:r w:rsidRPr="003F001A">
        <w:t xml:space="preserve"> </w:t>
      </w:r>
      <w:proofErr w:type="spellStart"/>
      <w:r w:rsidRPr="003F001A">
        <w:t>hết</w:t>
      </w:r>
      <w:proofErr w:type="spellEnd"/>
      <w:r w:rsidRPr="003F001A">
        <w:t xml:space="preserve"> </w:t>
      </w:r>
      <w:proofErr w:type="spellStart"/>
      <w:r w:rsidRPr="003F001A">
        <w:t>hoặc</w:t>
      </w:r>
      <w:proofErr w:type="spellEnd"/>
      <w:r w:rsidRPr="003F001A">
        <w:t xml:space="preserve"> </w:t>
      </w:r>
      <w:proofErr w:type="spellStart"/>
      <w:r w:rsidRPr="003F001A">
        <w:t>sắp</w:t>
      </w:r>
      <w:proofErr w:type="spellEnd"/>
      <w:r w:rsidRPr="003F001A">
        <w:t xml:space="preserve"> </w:t>
      </w:r>
      <w:proofErr w:type="spellStart"/>
      <w:r w:rsidRPr="003F001A">
        <w:t>hết</w:t>
      </w:r>
      <w:proofErr w:type="spellEnd"/>
      <w:r w:rsidRPr="003F001A">
        <w:t xml:space="preserve"> </w:t>
      </w:r>
      <w:proofErr w:type="spellStart"/>
      <w:r w:rsidRPr="003F001A">
        <w:t>hạn</w:t>
      </w:r>
      <w:proofErr w:type="spellEnd"/>
      <w:r w:rsidRPr="003F001A">
        <w:t>.</w:t>
      </w:r>
    </w:p>
    <w:p w14:paraId="33DAA942" w14:textId="77777777" w:rsidR="003F001A" w:rsidRPr="003F001A" w:rsidRDefault="003F001A" w:rsidP="003F001A">
      <w:proofErr w:type="spellStart"/>
      <w:r w:rsidRPr="003F001A">
        <w:t>Hệ</w:t>
      </w:r>
      <w:proofErr w:type="spellEnd"/>
      <w:r w:rsidRPr="003F001A">
        <w:t xml:space="preserve"> </w:t>
      </w:r>
      <w:proofErr w:type="spellStart"/>
      <w:r w:rsidRPr="003F001A">
        <w:t>thống</w:t>
      </w:r>
      <w:proofErr w:type="spellEnd"/>
      <w:r w:rsidRPr="003F001A">
        <w:t xml:space="preserve"> Smart-WMS </w:t>
      </w:r>
      <w:proofErr w:type="spellStart"/>
      <w:r w:rsidRPr="003F001A">
        <w:t>được</w:t>
      </w:r>
      <w:proofErr w:type="spellEnd"/>
      <w:r w:rsidRPr="003F001A">
        <w:t xml:space="preserve"> </w:t>
      </w:r>
      <w:proofErr w:type="spellStart"/>
      <w:r w:rsidRPr="003F001A">
        <w:t>đề</w:t>
      </w:r>
      <w:proofErr w:type="spellEnd"/>
      <w:r w:rsidRPr="003F001A">
        <w:t xml:space="preserve"> </w:t>
      </w:r>
      <w:proofErr w:type="spellStart"/>
      <w:r w:rsidRPr="003F001A">
        <w:t>xuất</w:t>
      </w:r>
      <w:proofErr w:type="spellEnd"/>
      <w:r w:rsidRPr="003F001A">
        <w:t xml:space="preserve"> </w:t>
      </w:r>
      <w:proofErr w:type="spellStart"/>
      <w:r w:rsidRPr="003F001A">
        <w:t>nhằm</w:t>
      </w:r>
      <w:proofErr w:type="spellEnd"/>
      <w:r w:rsidRPr="003F001A">
        <w:t xml:space="preserve"> </w:t>
      </w:r>
      <w:proofErr w:type="spellStart"/>
      <w:r w:rsidRPr="003F001A">
        <w:t>giải</w:t>
      </w:r>
      <w:proofErr w:type="spellEnd"/>
      <w:r w:rsidRPr="003F001A">
        <w:t xml:space="preserve"> </w:t>
      </w:r>
      <w:proofErr w:type="spellStart"/>
      <w:r w:rsidRPr="003F001A">
        <w:t>quyết</w:t>
      </w:r>
      <w:proofErr w:type="spellEnd"/>
      <w:r w:rsidRPr="003F001A">
        <w:t xml:space="preserve"> </w:t>
      </w:r>
      <w:proofErr w:type="spellStart"/>
      <w:r w:rsidRPr="003F001A">
        <w:t>các</w:t>
      </w:r>
      <w:proofErr w:type="spellEnd"/>
      <w:r w:rsidRPr="003F001A">
        <w:t xml:space="preserve"> </w:t>
      </w:r>
      <w:proofErr w:type="spellStart"/>
      <w:r w:rsidRPr="003F001A">
        <w:t>vấn</w:t>
      </w:r>
      <w:proofErr w:type="spellEnd"/>
      <w:r w:rsidRPr="003F001A">
        <w:t xml:space="preserve"> </w:t>
      </w:r>
      <w:proofErr w:type="spellStart"/>
      <w:r w:rsidRPr="003F001A">
        <w:t>đề</w:t>
      </w:r>
      <w:proofErr w:type="spellEnd"/>
      <w:r w:rsidRPr="003F001A">
        <w:t xml:space="preserve"> </w:t>
      </w:r>
      <w:proofErr w:type="spellStart"/>
      <w:r w:rsidRPr="003F001A">
        <w:t>trên</w:t>
      </w:r>
      <w:proofErr w:type="spellEnd"/>
      <w:r w:rsidRPr="003F001A">
        <w:t xml:space="preserve">, </w:t>
      </w:r>
      <w:proofErr w:type="spellStart"/>
      <w:r w:rsidRPr="003F001A">
        <w:t>cung</w:t>
      </w:r>
      <w:proofErr w:type="spellEnd"/>
      <w:r w:rsidRPr="003F001A">
        <w:t xml:space="preserve"> </w:t>
      </w:r>
      <w:proofErr w:type="spellStart"/>
      <w:r w:rsidRPr="003F001A">
        <w:t>cấp</w:t>
      </w:r>
      <w:proofErr w:type="spellEnd"/>
      <w:r w:rsidRPr="003F001A">
        <w:t xml:space="preserve"> </w:t>
      </w:r>
      <w:proofErr w:type="spellStart"/>
      <w:r w:rsidRPr="003F001A">
        <w:t>thông</w:t>
      </w:r>
      <w:proofErr w:type="spellEnd"/>
      <w:r w:rsidRPr="003F001A">
        <w:t xml:space="preserve"> tin </w:t>
      </w:r>
      <w:proofErr w:type="spellStart"/>
      <w:r w:rsidRPr="003F001A">
        <w:t>tồn</w:t>
      </w:r>
      <w:proofErr w:type="spellEnd"/>
      <w:r w:rsidRPr="003F001A">
        <w:t xml:space="preserve"> </w:t>
      </w:r>
      <w:proofErr w:type="spellStart"/>
      <w:r w:rsidRPr="003F001A">
        <w:t>kho</w:t>
      </w:r>
      <w:proofErr w:type="spellEnd"/>
      <w:r w:rsidRPr="003F001A">
        <w:t xml:space="preserve"> </w:t>
      </w:r>
      <w:proofErr w:type="spellStart"/>
      <w:r w:rsidRPr="003F001A">
        <w:t>chính</w:t>
      </w:r>
      <w:proofErr w:type="spellEnd"/>
      <w:r w:rsidRPr="003F001A">
        <w:t xml:space="preserve"> </w:t>
      </w:r>
      <w:proofErr w:type="spellStart"/>
      <w:r w:rsidRPr="003F001A">
        <w:t>xác</w:t>
      </w:r>
      <w:proofErr w:type="spellEnd"/>
      <w:r w:rsidRPr="003F001A">
        <w:t xml:space="preserve"> </w:t>
      </w:r>
      <w:proofErr w:type="spellStart"/>
      <w:r w:rsidRPr="003F001A">
        <w:t>theo</w:t>
      </w:r>
      <w:proofErr w:type="spellEnd"/>
      <w:r w:rsidRPr="003F001A">
        <w:t xml:space="preserve"> </w:t>
      </w:r>
      <w:proofErr w:type="spellStart"/>
      <w:r w:rsidRPr="003F001A">
        <w:t>thời</w:t>
      </w:r>
      <w:proofErr w:type="spellEnd"/>
      <w:r w:rsidRPr="003F001A">
        <w:t xml:space="preserve"> </w:t>
      </w:r>
      <w:proofErr w:type="spellStart"/>
      <w:r w:rsidRPr="003F001A">
        <w:t>gian</w:t>
      </w:r>
      <w:proofErr w:type="spellEnd"/>
      <w:r w:rsidRPr="003F001A">
        <w:t xml:space="preserve"> </w:t>
      </w:r>
      <w:proofErr w:type="spellStart"/>
      <w:r w:rsidRPr="003F001A">
        <w:t>thực</w:t>
      </w:r>
      <w:proofErr w:type="spellEnd"/>
      <w:r w:rsidRPr="003F001A">
        <w:t xml:space="preserve">, </w:t>
      </w:r>
      <w:proofErr w:type="spellStart"/>
      <w:r w:rsidRPr="003F001A">
        <w:t>tối</w:t>
      </w:r>
      <w:proofErr w:type="spellEnd"/>
      <w:r w:rsidRPr="003F001A">
        <w:t xml:space="preserve"> </w:t>
      </w:r>
      <w:proofErr w:type="spellStart"/>
      <w:r w:rsidRPr="003F001A">
        <w:t>ưu</w:t>
      </w:r>
      <w:proofErr w:type="spellEnd"/>
      <w:r w:rsidRPr="003F001A">
        <w:t xml:space="preserve"> </w:t>
      </w:r>
      <w:proofErr w:type="spellStart"/>
      <w:r w:rsidRPr="003F001A">
        <w:t>hóa</w:t>
      </w:r>
      <w:proofErr w:type="spellEnd"/>
      <w:r w:rsidRPr="003F001A">
        <w:t xml:space="preserve"> </w:t>
      </w:r>
      <w:proofErr w:type="spellStart"/>
      <w:r w:rsidRPr="003F001A">
        <w:t>quy</w:t>
      </w:r>
      <w:proofErr w:type="spellEnd"/>
      <w:r w:rsidRPr="003F001A">
        <w:t xml:space="preserve"> </w:t>
      </w:r>
      <w:proofErr w:type="spellStart"/>
      <w:r w:rsidRPr="003F001A">
        <w:t>trình</w:t>
      </w:r>
      <w:proofErr w:type="spellEnd"/>
      <w:r w:rsidRPr="003F001A">
        <w:t xml:space="preserve"> </w:t>
      </w:r>
      <w:proofErr w:type="spellStart"/>
      <w:r w:rsidRPr="003F001A">
        <w:t>và</w:t>
      </w:r>
      <w:proofErr w:type="spellEnd"/>
      <w:r w:rsidRPr="003F001A">
        <w:t xml:space="preserve"> </w:t>
      </w:r>
      <w:proofErr w:type="spellStart"/>
      <w:r w:rsidRPr="003F001A">
        <w:t>đảm</w:t>
      </w:r>
      <w:proofErr w:type="spellEnd"/>
      <w:r w:rsidRPr="003F001A">
        <w:t xml:space="preserve"> </w:t>
      </w:r>
      <w:proofErr w:type="spellStart"/>
      <w:r w:rsidRPr="003F001A">
        <w:t>bảo</w:t>
      </w:r>
      <w:proofErr w:type="spellEnd"/>
      <w:r w:rsidRPr="003F001A">
        <w:t xml:space="preserve"> </w:t>
      </w:r>
      <w:proofErr w:type="spellStart"/>
      <w:r w:rsidRPr="003F001A">
        <w:t>khả</w:t>
      </w:r>
      <w:proofErr w:type="spellEnd"/>
      <w:r w:rsidRPr="003F001A">
        <w:t xml:space="preserve"> </w:t>
      </w:r>
      <w:proofErr w:type="spellStart"/>
      <w:r w:rsidRPr="003F001A">
        <w:t>năng</w:t>
      </w:r>
      <w:proofErr w:type="spellEnd"/>
      <w:r w:rsidRPr="003F001A">
        <w:t xml:space="preserve"> </w:t>
      </w:r>
      <w:proofErr w:type="spellStart"/>
      <w:r w:rsidRPr="003F001A">
        <w:t>truy</w:t>
      </w:r>
      <w:proofErr w:type="spellEnd"/>
      <w:r w:rsidRPr="003F001A">
        <w:t xml:space="preserve"> </w:t>
      </w:r>
      <w:proofErr w:type="spellStart"/>
      <w:r w:rsidRPr="003F001A">
        <w:t>vết</w:t>
      </w:r>
      <w:proofErr w:type="spellEnd"/>
      <w:r w:rsidRPr="003F001A">
        <w:t>.</w:t>
      </w:r>
    </w:p>
    <w:p w14:paraId="0AB0F44C" w14:textId="77777777" w:rsidR="003F001A" w:rsidRPr="003F001A" w:rsidRDefault="003F001A" w:rsidP="003F001A"/>
    <w:p w14:paraId="7AAC15A9" w14:textId="3F742A07" w:rsidR="00485703" w:rsidRDefault="0055403D" w:rsidP="0055403D">
      <w:pPr>
        <w:pStyle w:val="Heading2"/>
        <w:numPr>
          <w:ilvl w:val="1"/>
          <w:numId w:val="1"/>
        </w:numPr>
      </w:pPr>
      <w:bookmarkStart w:id="5" w:name="_Toc214055695"/>
      <w:r w:rsidRPr="0055403D">
        <w:t xml:space="preserve">Phạm vi </w:t>
      </w:r>
      <w:proofErr w:type="spellStart"/>
      <w:r w:rsidRPr="0055403D">
        <w:t>của</w:t>
      </w:r>
      <w:proofErr w:type="spellEnd"/>
      <w:r w:rsidRPr="0055403D">
        <w:t xml:space="preserve"> </w:t>
      </w:r>
      <w:proofErr w:type="spellStart"/>
      <w:r w:rsidRPr="0055403D">
        <w:t>Hệ</w:t>
      </w:r>
      <w:proofErr w:type="spellEnd"/>
      <w:r w:rsidRPr="0055403D">
        <w:t xml:space="preserve"> </w:t>
      </w:r>
      <w:proofErr w:type="spellStart"/>
      <w:r w:rsidRPr="0055403D">
        <w:t>thống</w:t>
      </w:r>
      <w:bookmarkEnd w:id="5"/>
      <w:proofErr w:type="spellEnd"/>
    </w:p>
    <w:p w14:paraId="5D61CAFC" w14:textId="77777777" w:rsidR="00302EC6" w:rsidRPr="00302EC6" w:rsidRDefault="00302EC6" w:rsidP="00302EC6">
      <w:r w:rsidRPr="00302EC6">
        <w:rPr>
          <w:b/>
          <w:bCs/>
        </w:rPr>
        <w:t xml:space="preserve">Các </w:t>
      </w:r>
      <w:proofErr w:type="spellStart"/>
      <w:r w:rsidRPr="00302EC6">
        <w:rPr>
          <w:b/>
          <w:bCs/>
        </w:rPr>
        <w:t>chức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năng</w:t>
      </w:r>
      <w:proofErr w:type="spellEnd"/>
      <w:r w:rsidRPr="00302EC6">
        <w:rPr>
          <w:b/>
          <w:bCs/>
        </w:rPr>
        <w:t xml:space="preserve"> CÓ </w:t>
      </w:r>
      <w:proofErr w:type="spellStart"/>
      <w:r w:rsidRPr="00302EC6">
        <w:rPr>
          <w:b/>
          <w:bCs/>
        </w:rPr>
        <w:t>trong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hệ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thống</w:t>
      </w:r>
      <w:proofErr w:type="spellEnd"/>
      <w:r w:rsidRPr="00302EC6">
        <w:rPr>
          <w:b/>
          <w:bCs/>
        </w:rPr>
        <w:t xml:space="preserve"> (In-scope):</w:t>
      </w:r>
    </w:p>
    <w:p w14:paraId="0BB513D8" w14:textId="509CA04D" w:rsidR="00302EC6" w:rsidRPr="00302EC6" w:rsidRDefault="00302EC6">
      <w:pPr>
        <w:numPr>
          <w:ilvl w:val="0"/>
          <w:numId w:val="2"/>
        </w:numPr>
      </w:pPr>
      <w:r w:rsidRPr="00302EC6">
        <w:rPr>
          <w:b/>
          <w:bCs/>
        </w:rPr>
        <w:t xml:space="preserve">Module Quản </w:t>
      </w:r>
      <w:proofErr w:type="spellStart"/>
      <w:r w:rsidRPr="00302EC6">
        <w:rPr>
          <w:b/>
          <w:bCs/>
        </w:rPr>
        <w:t>lý</w:t>
      </w:r>
      <w:proofErr w:type="spellEnd"/>
      <w:r w:rsidRPr="00302EC6">
        <w:rPr>
          <w:b/>
          <w:bCs/>
        </w:rPr>
        <w:t xml:space="preserve"> Danh </w:t>
      </w:r>
      <w:proofErr w:type="spellStart"/>
      <w:r w:rsidRPr="00302EC6">
        <w:rPr>
          <w:b/>
          <w:bCs/>
        </w:rPr>
        <w:t>mục</w:t>
      </w:r>
      <w:proofErr w:type="spellEnd"/>
      <w:r w:rsidRPr="00302EC6">
        <w:rPr>
          <w:b/>
          <w:bCs/>
        </w:rPr>
        <w:t>:</w:t>
      </w:r>
      <w:r w:rsidRPr="00302EC6">
        <w:t xml:space="preserve"> Quản </w:t>
      </w:r>
      <w:proofErr w:type="spellStart"/>
      <w:r w:rsidRPr="00302EC6">
        <w:t>lý</w:t>
      </w:r>
      <w:proofErr w:type="spellEnd"/>
      <w:r w:rsidRPr="00302EC6">
        <w:t xml:space="preserve"> </w:t>
      </w:r>
      <w:proofErr w:type="spellStart"/>
      <w:r w:rsidRPr="00302EC6">
        <w:t>và</w:t>
      </w:r>
      <w:proofErr w:type="spellEnd"/>
      <w:r w:rsidRPr="00302EC6">
        <w:t xml:space="preserve"> </w:t>
      </w:r>
      <w:proofErr w:type="spellStart"/>
      <w:r w:rsidRPr="00302EC6">
        <w:t>thiết</w:t>
      </w:r>
      <w:proofErr w:type="spellEnd"/>
      <w:r w:rsidRPr="00302EC6">
        <w:t xml:space="preserve"> </w:t>
      </w:r>
      <w:proofErr w:type="spellStart"/>
      <w:r w:rsidRPr="00302EC6">
        <w:t>lập</w:t>
      </w:r>
      <w:proofErr w:type="spellEnd"/>
      <w:r w:rsidRPr="00302EC6">
        <w:t xml:space="preserve"> </w:t>
      </w:r>
      <w:proofErr w:type="spellStart"/>
      <w:r w:rsidRPr="00302EC6">
        <w:t>Mức</w:t>
      </w:r>
      <w:proofErr w:type="spellEnd"/>
      <w:r w:rsidRPr="00302EC6">
        <w:t xml:space="preserve"> </w:t>
      </w:r>
      <w:proofErr w:type="spellStart"/>
      <w:r w:rsidRPr="00302EC6">
        <w:t>Tồn</w:t>
      </w:r>
      <w:proofErr w:type="spellEnd"/>
      <w:r w:rsidRPr="00302EC6">
        <w:t xml:space="preserve"> </w:t>
      </w:r>
      <w:proofErr w:type="spellStart"/>
      <w:r w:rsidRPr="00302EC6">
        <w:t>kho</w:t>
      </w:r>
      <w:proofErr w:type="spellEnd"/>
      <w:r w:rsidRPr="00302EC6">
        <w:t xml:space="preserve"> </w:t>
      </w:r>
      <w:proofErr w:type="gramStart"/>
      <w:r w:rsidRPr="00302EC6">
        <w:t>An</w:t>
      </w:r>
      <w:proofErr w:type="gramEnd"/>
      <w:r w:rsidRPr="00302EC6">
        <w:t xml:space="preserve"> </w:t>
      </w:r>
      <w:proofErr w:type="spellStart"/>
      <w:r w:rsidRPr="00302EC6">
        <w:t>toàn</w:t>
      </w:r>
      <w:proofErr w:type="spellEnd"/>
      <w:r w:rsidRPr="00302EC6">
        <w:t>.</w:t>
      </w:r>
    </w:p>
    <w:p w14:paraId="3CC70755" w14:textId="5DD69F9D" w:rsidR="00302EC6" w:rsidRPr="00302EC6" w:rsidRDefault="00302EC6">
      <w:pPr>
        <w:numPr>
          <w:ilvl w:val="0"/>
          <w:numId w:val="2"/>
        </w:numPr>
      </w:pPr>
      <w:r w:rsidRPr="00302EC6">
        <w:rPr>
          <w:b/>
          <w:bCs/>
        </w:rPr>
        <w:t xml:space="preserve">Module Quản </w:t>
      </w:r>
      <w:proofErr w:type="spellStart"/>
      <w:r w:rsidRPr="00302EC6">
        <w:rPr>
          <w:b/>
          <w:bCs/>
        </w:rPr>
        <w:t>lý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Vị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trí</w:t>
      </w:r>
      <w:proofErr w:type="spellEnd"/>
      <w:r w:rsidRPr="00302EC6">
        <w:rPr>
          <w:b/>
          <w:bCs/>
        </w:rPr>
        <w:t xml:space="preserve"> Kho:</w:t>
      </w:r>
      <w:r w:rsidRPr="00302EC6">
        <w:t xml:space="preserve"> Quản </w:t>
      </w:r>
      <w:proofErr w:type="spellStart"/>
      <w:r w:rsidRPr="00302EC6">
        <w:t>lý</w:t>
      </w:r>
      <w:proofErr w:type="spellEnd"/>
      <w:r w:rsidRPr="00302EC6">
        <w:t xml:space="preserve"> </w:t>
      </w:r>
      <w:proofErr w:type="spellStart"/>
      <w:r w:rsidRPr="00302EC6">
        <w:t>cấu</w:t>
      </w:r>
      <w:proofErr w:type="spellEnd"/>
      <w:r w:rsidRPr="00302EC6">
        <w:t xml:space="preserve"> </w:t>
      </w:r>
      <w:proofErr w:type="spellStart"/>
      <w:r w:rsidRPr="00302EC6">
        <w:t>trúc</w:t>
      </w:r>
      <w:proofErr w:type="spellEnd"/>
      <w:r w:rsidRPr="00302EC6">
        <w:t xml:space="preserve"> Kho </w:t>
      </w:r>
      <w:proofErr w:type="spellStart"/>
      <w:r w:rsidRPr="00302EC6">
        <w:t>và</w:t>
      </w:r>
      <w:proofErr w:type="spellEnd"/>
      <w:r w:rsidRPr="00302EC6">
        <w:t xml:space="preserve"> </w:t>
      </w:r>
      <w:proofErr w:type="spellStart"/>
      <w:r w:rsidRPr="00302EC6">
        <w:t>định</w:t>
      </w:r>
      <w:proofErr w:type="spellEnd"/>
      <w:r w:rsidRPr="00302EC6">
        <w:t xml:space="preserve"> </w:t>
      </w:r>
      <w:proofErr w:type="spellStart"/>
      <w:r w:rsidRPr="00302EC6">
        <w:t>nghĩa</w:t>
      </w:r>
      <w:proofErr w:type="spellEnd"/>
      <w:r w:rsidRPr="00302EC6">
        <w:t xml:space="preserve"> </w:t>
      </w:r>
      <w:proofErr w:type="spellStart"/>
      <w:r w:rsidRPr="00302EC6">
        <w:t>Sức</w:t>
      </w:r>
      <w:proofErr w:type="spellEnd"/>
      <w:r w:rsidRPr="00302EC6">
        <w:t xml:space="preserve"> </w:t>
      </w:r>
      <w:proofErr w:type="spellStart"/>
      <w:r w:rsidRPr="00302EC6">
        <w:t>chứa</w:t>
      </w:r>
      <w:proofErr w:type="spellEnd"/>
      <w:r w:rsidRPr="00302EC6">
        <w:t xml:space="preserve"> </w:t>
      </w:r>
      <w:proofErr w:type="spellStart"/>
      <w:r w:rsidRPr="00302EC6">
        <w:t>của</w:t>
      </w:r>
      <w:proofErr w:type="spellEnd"/>
      <w:r w:rsidRPr="00302EC6">
        <w:t xml:space="preserve"> </w:t>
      </w:r>
      <w:proofErr w:type="spellStart"/>
      <w:r w:rsidRPr="00302EC6">
        <w:t>từng</w:t>
      </w:r>
      <w:proofErr w:type="spellEnd"/>
      <w:r w:rsidRPr="00302EC6">
        <w:t xml:space="preserve"> </w:t>
      </w:r>
      <w:proofErr w:type="spellStart"/>
      <w:r w:rsidRPr="00302EC6">
        <w:t>vị</w:t>
      </w:r>
      <w:proofErr w:type="spellEnd"/>
      <w:r w:rsidRPr="00302EC6">
        <w:t xml:space="preserve"> </w:t>
      </w:r>
      <w:proofErr w:type="spellStart"/>
      <w:r w:rsidRPr="00302EC6">
        <w:t>trí</w:t>
      </w:r>
      <w:proofErr w:type="spellEnd"/>
      <w:r w:rsidRPr="00302EC6">
        <w:t>.</w:t>
      </w:r>
    </w:p>
    <w:p w14:paraId="3A7114C2" w14:textId="77777777" w:rsidR="00302EC6" w:rsidRPr="00302EC6" w:rsidRDefault="00302EC6">
      <w:pPr>
        <w:numPr>
          <w:ilvl w:val="0"/>
          <w:numId w:val="2"/>
        </w:numPr>
      </w:pPr>
      <w:r w:rsidRPr="00302EC6">
        <w:rPr>
          <w:b/>
          <w:bCs/>
        </w:rPr>
        <w:t xml:space="preserve">Module </w:t>
      </w:r>
      <w:proofErr w:type="spellStart"/>
      <w:r w:rsidRPr="00302EC6">
        <w:rPr>
          <w:b/>
          <w:bCs/>
        </w:rPr>
        <w:t>Nghiệp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vụ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Nhập</w:t>
      </w:r>
      <w:proofErr w:type="spellEnd"/>
      <w:r w:rsidRPr="00302EC6">
        <w:rPr>
          <w:b/>
          <w:bCs/>
        </w:rPr>
        <w:t xml:space="preserve"> Kho (Inbound):</w:t>
      </w:r>
    </w:p>
    <w:p w14:paraId="1F3617E4" w14:textId="77777777" w:rsidR="00302EC6" w:rsidRPr="00302EC6" w:rsidRDefault="00302EC6">
      <w:pPr>
        <w:numPr>
          <w:ilvl w:val="1"/>
          <w:numId w:val="2"/>
        </w:numPr>
      </w:pPr>
      <w:proofErr w:type="spellStart"/>
      <w:r w:rsidRPr="00302EC6">
        <w:t>Tiếp</w:t>
      </w:r>
      <w:proofErr w:type="spellEnd"/>
      <w:r w:rsidRPr="00302EC6">
        <w:t xml:space="preserve"> </w:t>
      </w:r>
      <w:proofErr w:type="spellStart"/>
      <w:r w:rsidRPr="00302EC6">
        <w:t>nhận</w:t>
      </w:r>
      <w:proofErr w:type="spellEnd"/>
      <w:r w:rsidRPr="00302EC6">
        <w:t xml:space="preserve"> </w:t>
      </w:r>
      <w:proofErr w:type="spellStart"/>
      <w:r w:rsidRPr="00302EC6">
        <w:t>hàng</w:t>
      </w:r>
      <w:proofErr w:type="spellEnd"/>
      <w:r w:rsidRPr="00302EC6">
        <w:t xml:space="preserve"> </w:t>
      </w:r>
      <w:proofErr w:type="spellStart"/>
      <w:r w:rsidRPr="00302EC6">
        <w:t>hóa</w:t>
      </w:r>
      <w:proofErr w:type="spellEnd"/>
      <w:r w:rsidRPr="00302EC6">
        <w:t xml:space="preserve"> (Receiving) </w:t>
      </w:r>
      <w:proofErr w:type="spellStart"/>
      <w:r w:rsidRPr="00302EC6">
        <w:t>dựa</w:t>
      </w:r>
      <w:proofErr w:type="spellEnd"/>
      <w:r w:rsidRPr="00302EC6">
        <w:t xml:space="preserve"> </w:t>
      </w:r>
      <w:proofErr w:type="spellStart"/>
      <w:r w:rsidRPr="00302EC6">
        <w:t>trên</w:t>
      </w:r>
      <w:proofErr w:type="spellEnd"/>
      <w:r w:rsidRPr="00302EC6">
        <w:t xml:space="preserve"> </w:t>
      </w:r>
      <w:proofErr w:type="spellStart"/>
      <w:r w:rsidRPr="00302EC6">
        <w:t>Đơn</w:t>
      </w:r>
      <w:proofErr w:type="spellEnd"/>
      <w:r w:rsidRPr="00302EC6">
        <w:t xml:space="preserve"> </w:t>
      </w:r>
      <w:proofErr w:type="spellStart"/>
      <w:r w:rsidRPr="00302EC6">
        <w:t>Đặt</w:t>
      </w:r>
      <w:proofErr w:type="spellEnd"/>
      <w:r w:rsidRPr="00302EC6">
        <w:t xml:space="preserve"> </w:t>
      </w:r>
      <w:proofErr w:type="spellStart"/>
      <w:r w:rsidRPr="00302EC6">
        <w:t>hàng</w:t>
      </w:r>
      <w:proofErr w:type="spellEnd"/>
      <w:r w:rsidRPr="00302EC6">
        <w:t xml:space="preserve"> (PO).</w:t>
      </w:r>
    </w:p>
    <w:p w14:paraId="793F4F41" w14:textId="77777777" w:rsidR="00302EC6" w:rsidRPr="00302EC6" w:rsidRDefault="00302EC6">
      <w:pPr>
        <w:numPr>
          <w:ilvl w:val="1"/>
          <w:numId w:val="2"/>
        </w:numPr>
      </w:pPr>
      <w:proofErr w:type="spellStart"/>
      <w:r w:rsidRPr="00302EC6">
        <w:t>Ghi</w:t>
      </w:r>
      <w:proofErr w:type="spellEnd"/>
      <w:r w:rsidRPr="00302EC6">
        <w:t xml:space="preserve"> </w:t>
      </w:r>
      <w:proofErr w:type="spellStart"/>
      <w:r w:rsidRPr="00302EC6">
        <w:t>nhận</w:t>
      </w:r>
      <w:proofErr w:type="spellEnd"/>
      <w:r w:rsidRPr="00302EC6">
        <w:t xml:space="preserve"> </w:t>
      </w:r>
      <w:proofErr w:type="spellStart"/>
      <w:r w:rsidRPr="00302EC6">
        <w:t>Số</w:t>
      </w:r>
      <w:proofErr w:type="spellEnd"/>
      <w:r w:rsidRPr="00302EC6">
        <w:t xml:space="preserve"> Lô </w:t>
      </w:r>
      <w:proofErr w:type="spellStart"/>
      <w:r w:rsidRPr="00302EC6">
        <w:t>và</w:t>
      </w:r>
      <w:proofErr w:type="spellEnd"/>
      <w:r w:rsidRPr="00302EC6">
        <w:t xml:space="preserve"> </w:t>
      </w:r>
      <w:proofErr w:type="spellStart"/>
      <w:r w:rsidRPr="00302EC6">
        <w:t>Hạn</w:t>
      </w:r>
      <w:proofErr w:type="spellEnd"/>
      <w:r w:rsidRPr="00302EC6">
        <w:t xml:space="preserve"> </w:t>
      </w:r>
      <w:proofErr w:type="spellStart"/>
      <w:r w:rsidRPr="00302EC6">
        <w:t>sử</w:t>
      </w:r>
      <w:proofErr w:type="spellEnd"/>
      <w:r w:rsidRPr="00302EC6">
        <w:t xml:space="preserve"> </w:t>
      </w:r>
      <w:proofErr w:type="spellStart"/>
      <w:r w:rsidRPr="00302EC6">
        <w:t>dụng</w:t>
      </w:r>
      <w:proofErr w:type="spellEnd"/>
      <w:r w:rsidRPr="00302EC6">
        <w:t>.</w:t>
      </w:r>
    </w:p>
    <w:p w14:paraId="0CD0711E" w14:textId="77777777" w:rsidR="00302EC6" w:rsidRPr="00302EC6" w:rsidRDefault="00302EC6">
      <w:pPr>
        <w:numPr>
          <w:ilvl w:val="1"/>
          <w:numId w:val="2"/>
        </w:numPr>
      </w:pPr>
      <w:proofErr w:type="spellStart"/>
      <w:r w:rsidRPr="00302EC6">
        <w:t>Sắp</w:t>
      </w:r>
      <w:proofErr w:type="spellEnd"/>
      <w:r w:rsidRPr="00302EC6">
        <w:t xml:space="preserve"> </w:t>
      </w:r>
      <w:proofErr w:type="spellStart"/>
      <w:r w:rsidRPr="00302EC6">
        <w:t>xếp</w:t>
      </w:r>
      <w:proofErr w:type="spellEnd"/>
      <w:r w:rsidRPr="00302EC6">
        <w:t xml:space="preserve"> </w:t>
      </w:r>
      <w:proofErr w:type="spellStart"/>
      <w:r w:rsidRPr="00302EC6">
        <w:t>vị</w:t>
      </w:r>
      <w:proofErr w:type="spellEnd"/>
      <w:r w:rsidRPr="00302EC6">
        <w:t xml:space="preserve"> </w:t>
      </w:r>
      <w:proofErr w:type="spellStart"/>
      <w:r w:rsidRPr="00302EC6">
        <w:t>trí</w:t>
      </w:r>
      <w:proofErr w:type="spellEnd"/>
      <w:r w:rsidRPr="00302EC6">
        <w:t xml:space="preserve"> (</w:t>
      </w:r>
      <w:proofErr w:type="spellStart"/>
      <w:r w:rsidRPr="00302EC6">
        <w:t>Putaway</w:t>
      </w:r>
      <w:proofErr w:type="spellEnd"/>
      <w:r w:rsidRPr="00302EC6">
        <w:t xml:space="preserve">) </w:t>
      </w:r>
      <w:proofErr w:type="spellStart"/>
      <w:r w:rsidRPr="00302EC6">
        <w:t>có</w:t>
      </w:r>
      <w:proofErr w:type="spellEnd"/>
      <w:r w:rsidRPr="00302EC6">
        <w:t xml:space="preserve"> </w:t>
      </w:r>
      <w:proofErr w:type="spellStart"/>
      <w:r w:rsidRPr="00302EC6">
        <w:t>đề</w:t>
      </w:r>
      <w:proofErr w:type="spellEnd"/>
      <w:r w:rsidRPr="00302EC6">
        <w:t xml:space="preserve"> </w:t>
      </w:r>
      <w:proofErr w:type="spellStart"/>
      <w:r w:rsidRPr="00302EC6">
        <w:t>xuất</w:t>
      </w:r>
      <w:proofErr w:type="spellEnd"/>
      <w:r w:rsidRPr="00302EC6">
        <w:t xml:space="preserve"> </w:t>
      </w:r>
      <w:proofErr w:type="spellStart"/>
      <w:r w:rsidRPr="00302EC6">
        <w:t>vị</w:t>
      </w:r>
      <w:proofErr w:type="spellEnd"/>
      <w:r w:rsidRPr="00302EC6">
        <w:t xml:space="preserve"> </w:t>
      </w:r>
      <w:proofErr w:type="spellStart"/>
      <w:r w:rsidRPr="00302EC6">
        <w:t>trí</w:t>
      </w:r>
      <w:proofErr w:type="spellEnd"/>
      <w:r w:rsidRPr="00302EC6">
        <w:t xml:space="preserve"> </w:t>
      </w:r>
      <w:proofErr w:type="spellStart"/>
      <w:r w:rsidRPr="00302EC6">
        <w:t>tối</w:t>
      </w:r>
      <w:proofErr w:type="spellEnd"/>
      <w:r w:rsidRPr="00302EC6">
        <w:t xml:space="preserve"> </w:t>
      </w:r>
      <w:proofErr w:type="spellStart"/>
      <w:r w:rsidRPr="00302EC6">
        <w:t>ưu</w:t>
      </w:r>
      <w:proofErr w:type="spellEnd"/>
      <w:r w:rsidRPr="00302EC6">
        <w:t xml:space="preserve"> </w:t>
      </w:r>
      <w:proofErr w:type="spellStart"/>
      <w:r w:rsidRPr="00302EC6">
        <w:t>từ</w:t>
      </w:r>
      <w:proofErr w:type="spellEnd"/>
      <w:r w:rsidRPr="00302EC6">
        <w:t xml:space="preserve"> </w:t>
      </w:r>
      <w:proofErr w:type="spellStart"/>
      <w:r w:rsidRPr="00302EC6">
        <w:t>hệ</w:t>
      </w:r>
      <w:proofErr w:type="spellEnd"/>
      <w:r w:rsidRPr="00302EC6">
        <w:t xml:space="preserve"> </w:t>
      </w:r>
      <w:proofErr w:type="spellStart"/>
      <w:r w:rsidRPr="00302EC6">
        <w:t>thống</w:t>
      </w:r>
      <w:proofErr w:type="spellEnd"/>
      <w:r w:rsidRPr="00302EC6">
        <w:t>.</w:t>
      </w:r>
    </w:p>
    <w:p w14:paraId="33905328" w14:textId="77777777" w:rsidR="00302EC6" w:rsidRPr="00302EC6" w:rsidRDefault="00302EC6">
      <w:pPr>
        <w:numPr>
          <w:ilvl w:val="0"/>
          <w:numId w:val="2"/>
        </w:numPr>
      </w:pPr>
      <w:r w:rsidRPr="00302EC6">
        <w:rPr>
          <w:b/>
          <w:bCs/>
        </w:rPr>
        <w:t xml:space="preserve">Module </w:t>
      </w:r>
      <w:proofErr w:type="spellStart"/>
      <w:r w:rsidRPr="00302EC6">
        <w:rPr>
          <w:b/>
          <w:bCs/>
        </w:rPr>
        <w:t>Nghiệp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vụ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Xuất</w:t>
      </w:r>
      <w:proofErr w:type="spellEnd"/>
      <w:r w:rsidRPr="00302EC6">
        <w:rPr>
          <w:b/>
          <w:bCs/>
        </w:rPr>
        <w:t xml:space="preserve"> Kho (Outbound):</w:t>
      </w:r>
    </w:p>
    <w:p w14:paraId="42D2F568" w14:textId="77777777" w:rsidR="00302EC6" w:rsidRPr="00302EC6" w:rsidRDefault="00302EC6">
      <w:pPr>
        <w:numPr>
          <w:ilvl w:val="1"/>
          <w:numId w:val="2"/>
        </w:numPr>
      </w:pPr>
      <w:proofErr w:type="spellStart"/>
      <w:r w:rsidRPr="00302EC6">
        <w:t>Tạo</w:t>
      </w:r>
      <w:proofErr w:type="spellEnd"/>
      <w:r w:rsidRPr="00302EC6">
        <w:t xml:space="preserve"> </w:t>
      </w:r>
      <w:proofErr w:type="spellStart"/>
      <w:r w:rsidRPr="00302EC6">
        <w:t>Phiếu</w:t>
      </w:r>
      <w:proofErr w:type="spellEnd"/>
      <w:r w:rsidRPr="00302EC6">
        <w:t xml:space="preserve"> </w:t>
      </w:r>
      <w:proofErr w:type="spellStart"/>
      <w:r w:rsidRPr="00302EC6">
        <w:t>Xuất</w:t>
      </w:r>
      <w:proofErr w:type="spellEnd"/>
      <w:r w:rsidRPr="00302EC6">
        <w:t xml:space="preserve"> </w:t>
      </w:r>
      <w:proofErr w:type="spellStart"/>
      <w:r w:rsidRPr="00302EC6">
        <w:t>hàng</w:t>
      </w:r>
      <w:proofErr w:type="spellEnd"/>
      <w:r w:rsidRPr="00302EC6">
        <w:t xml:space="preserve"> (Picking List) </w:t>
      </w:r>
      <w:proofErr w:type="spellStart"/>
      <w:r w:rsidRPr="00302EC6">
        <w:t>từ</w:t>
      </w:r>
      <w:proofErr w:type="spellEnd"/>
      <w:r w:rsidRPr="00302EC6">
        <w:t xml:space="preserve"> </w:t>
      </w:r>
      <w:proofErr w:type="spellStart"/>
      <w:r w:rsidRPr="00302EC6">
        <w:t>Đơn</w:t>
      </w:r>
      <w:proofErr w:type="spellEnd"/>
      <w:r w:rsidRPr="00302EC6">
        <w:t xml:space="preserve"> </w:t>
      </w:r>
      <w:proofErr w:type="spellStart"/>
      <w:r w:rsidRPr="00302EC6">
        <w:t>Đặt</w:t>
      </w:r>
      <w:proofErr w:type="spellEnd"/>
      <w:r w:rsidRPr="00302EC6">
        <w:t xml:space="preserve"> </w:t>
      </w:r>
      <w:proofErr w:type="spellStart"/>
      <w:r w:rsidRPr="00302EC6">
        <w:t>hàng</w:t>
      </w:r>
      <w:proofErr w:type="spellEnd"/>
      <w:r w:rsidRPr="00302EC6">
        <w:t xml:space="preserve"> (SO).</w:t>
      </w:r>
    </w:p>
    <w:p w14:paraId="321D6263" w14:textId="77777777" w:rsidR="00302EC6" w:rsidRPr="00302EC6" w:rsidRDefault="00302EC6">
      <w:pPr>
        <w:numPr>
          <w:ilvl w:val="1"/>
          <w:numId w:val="2"/>
        </w:numPr>
      </w:pPr>
      <w:proofErr w:type="spellStart"/>
      <w:r w:rsidRPr="00302EC6">
        <w:t>Tự</w:t>
      </w:r>
      <w:proofErr w:type="spellEnd"/>
      <w:r w:rsidRPr="00302EC6">
        <w:t xml:space="preserve"> </w:t>
      </w:r>
      <w:proofErr w:type="spellStart"/>
      <w:r w:rsidRPr="00302EC6">
        <w:t>động</w:t>
      </w:r>
      <w:proofErr w:type="spellEnd"/>
      <w:r w:rsidRPr="00302EC6">
        <w:t xml:space="preserve"> </w:t>
      </w:r>
      <w:proofErr w:type="spellStart"/>
      <w:r w:rsidRPr="00302EC6">
        <w:t>đề</w:t>
      </w:r>
      <w:proofErr w:type="spellEnd"/>
      <w:r w:rsidRPr="00302EC6">
        <w:t xml:space="preserve"> </w:t>
      </w:r>
      <w:proofErr w:type="spellStart"/>
      <w:r w:rsidRPr="00302EC6">
        <w:t>xuất</w:t>
      </w:r>
      <w:proofErr w:type="spellEnd"/>
      <w:r w:rsidRPr="00302EC6">
        <w:t xml:space="preserve"> </w:t>
      </w:r>
      <w:proofErr w:type="spellStart"/>
      <w:r w:rsidRPr="00302EC6">
        <w:t>vị</w:t>
      </w:r>
      <w:proofErr w:type="spellEnd"/>
      <w:r w:rsidRPr="00302EC6">
        <w:t xml:space="preserve"> </w:t>
      </w:r>
      <w:proofErr w:type="spellStart"/>
      <w:r w:rsidRPr="00302EC6">
        <w:t>trí</w:t>
      </w:r>
      <w:proofErr w:type="spellEnd"/>
      <w:r w:rsidRPr="00302EC6">
        <w:t xml:space="preserve"> </w:t>
      </w:r>
      <w:proofErr w:type="spellStart"/>
      <w:r w:rsidRPr="00302EC6">
        <w:t>lấy</w:t>
      </w:r>
      <w:proofErr w:type="spellEnd"/>
      <w:r w:rsidRPr="00302EC6">
        <w:t xml:space="preserve"> </w:t>
      </w:r>
      <w:proofErr w:type="spellStart"/>
      <w:r w:rsidRPr="00302EC6">
        <w:t>hàng</w:t>
      </w:r>
      <w:proofErr w:type="spellEnd"/>
      <w:r w:rsidRPr="00302EC6">
        <w:t xml:space="preserve"> </w:t>
      </w:r>
      <w:proofErr w:type="spellStart"/>
      <w:r w:rsidRPr="00302EC6">
        <w:t>theo</w:t>
      </w:r>
      <w:proofErr w:type="spellEnd"/>
      <w:r w:rsidRPr="00302EC6">
        <w:t xml:space="preserve"> </w:t>
      </w:r>
      <w:proofErr w:type="spellStart"/>
      <w:r w:rsidRPr="00302EC6">
        <w:t>nguyên</w:t>
      </w:r>
      <w:proofErr w:type="spellEnd"/>
      <w:r w:rsidRPr="00302EC6">
        <w:t xml:space="preserve"> </w:t>
      </w:r>
      <w:proofErr w:type="spellStart"/>
      <w:r w:rsidRPr="00302EC6">
        <w:t>tắc</w:t>
      </w:r>
      <w:proofErr w:type="spellEnd"/>
      <w:r w:rsidRPr="00302EC6">
        <w:t xml:space="preserve"> </w:t>
      </w:r>
      <w:r w:rsidRPr="00302EC6">
        <w:rPr>
          <w:b/>
          <w:bCs/>
        </w:rPr>
        <w:t>FEFO/FIFO</w:t>
      </w:r>
      <w:r w:rsidRPr="00302EC6">
        <w:t xml:space="preserve"> </w:t>
      </w:r>
      <w:proofErr w:type="spellStart"/>
      <w:r w:rsidRPr="00302EC6">
        <w:t>và</w:t>
      </w:r>
      <w:proofErr w:type="spellEnd"/>
      <w:r w:rsidRPr="00302EC6">
        <w:t xml:space="preserve"> </w:t>
      </w:r>
      <w:proofErr w:type="spellStart"/>
      <w:r w:rsidRPr="00302EC6">
        <w:t>tối</w:t>
      </w:r>
      <w:proofErr w:type="spellEnd"/>
      <w:r w:rsidRPr="00302EC6">
        <w:t xml:space="preserve"> </w:t>
      </w:r>
      <w:proofErr w:type="spellStart"/>
      <w:r w:rsidRPr="00302EC6">
        <w:t>ưu</w:t>
      </w:r>
      <w:proofErr w:type="spellEnd"/>
      <w:r w:rsidRPr="00302EC6">
        <w:t xml:space="preserve"> </w:t>
      </w:r>
      <w:proofErr w:type="spellStart"/>
      <w:r w:rsidRPr="00302EC6">
        <w:t>lộ</w:t>
      </w:r>
      <w:proofErr w:type="spellEnd"/>
      <w:r w:rsidRPr="00302EC6">
        <w:t xml:space="preserve"> </w:t>
      </w:r>
      <w:proofErr w:type="spellStart"/>
      <w:r w:rsidRPr="00302EC6">
        <w:t>trình</w:t>
      </w:r>
      <w:proofErr w:type="spellEnd"/>
      <w:r w:rsidRPr="00302EC6">
        <w:t>.</w:t>
      </w:r>
    </w:p>
    <w:p w14:paraId="3475C57D" w14:textId="77777777" w:rsidR="00302EC6" w:rsidRPr="00302EC6" w:rsidRDefault="00302EC6">
      <w:pPr>
        <w:numPr>
          <w:ilvl w:val="0"/>
          <w:numId w:val="2"/>
        </w:numPr>
      </w:pPr>
      <w:r w:rsidRPr="00302EC6">
        <w:rPr>
          <w:b/>
          <w:bCs/>
        </w:rPr>
        <w:t xml:space="preserve">Module Quản </w:t>
      </w:r>
      <w:proofErr w:type="spellStart"/>
      <w:r w:rsidRPr="00302EC6">
        <w:rPr>
          <w:b/>
          <w:bCs/>
        </w:rPr>
        <w:t>lý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Tồn</w:t>
      </w:r>
      <w:proofErr w:type="spellEnd"/>
      <w:r w:rsidRPr="00302EC6">
        <w:rPr>
          <w:b/>
          <w:bCs/>
        </w:rPr>
        <w:t xml:space="preserve"> Kho:</w:t>
      </w:r>
    </w:p>
    <w:p w14:paraId="2526202F" w14:textId="77777777" w:rsidR="00302EC6" w:rsidRPr="00302EC6" w:rsidRDefault="00302EC6">
      <w:pPr>
        <w:numPr>
          <w:ilvl w:val="1"/>
          <w:numId w:val="2"/>
        </w:numPr>
      </w:pPr>
      <w:proofErr w:type="spellStart"/>
      <w:r w:rsidRPr="00302EC6">
        <w:t>Điều</w:t>
      </w:r>
      <w:proofErr w:type="spellEnd"/>
      <w:r w:rsidRPr="00302EC6">
        <w:t xml:space="preserve"> </w:t>
      </w:r>
      <w:proofErr w:type="spellStart"/>
      <w:r w:rsidRPr="00302EC6">
        <w:t>chuyển</w:t>
      </w:r>
      <w:proofErr w:type="spellEnd"/>
      <w:r w:rsidRPr="00302EC6">
        <w:t xml:space="preserve"> </w:t>
      </w:r>
      <w:proofErr w:type="spellStart"/>
      <w:r w:rsidRPr="00302EC6">
        <w:t>Tồn</w:t>
      </w:r>
      <w:proofErr w:type="spellEnd"/>
      <w:r w:rsidRPr="00302EC6">
        <w:t xml:space="preserve"> </w:t>
      </w:r>
      <w:proofErr w:type="spellStart"/>
      <w:r w:rsidRPr="00302EC6">
        <w:t>kho</w:t>
      </w:r>
      <w:proofErr w:type="spellEnd"/>
      <w:r w:rsidRPr="00302EC6">
        <w:t xml:space="preserve"> (Stock Transfer) </w:t>
      </w:r>
      <w:proofErr w:type="spellStart"/>
      <w:r w:rsidRPr="00302EC6">
        <w:t>giữa</w:t>
      </w:r>
      <w:proofErr w:type="spellEnd"/>
      <w:r w:rsidRPr="00302EC6">
        <w:t xml:space="preserve"> </w:t>
      </w:r>
      <w:proofErr w:type="spellStart"/>
      <w:r w:rsidRPr="00302EC6">
        <w:t>các</w:t>
      </w:r>
      <w:proofErr w:type="spellEnd"/>
      <w:r w:rsidRPr="00302EC6">
        <w:t xml:space="preserve"> </w:t>
      </w:r>
      <w:proofErr w:type="spellStart"/>
      <w:r w:rsidRPr="00302EC6">
        <w:t>vị</w:t>
      </w:r>
      <w:proofErr w:type="spellEnd"/>
      <w:r w:rsidRPr="00302EC6">
        <w:t xml:space="preserve"> </w:t>
      </w:r>
      <w:proofErr w:type="spellStart"/>
      <w:r w:rsidRPr="00302EC6">
        <w:t>trí</w:t>
      </w:r>
      <w:proofErr w:type="spellEnd"/>
      <w:r w:rsidRPr="00302EC6">
        <w:t>.</w:t>
      </w:r>
    </w:p>
    <w:p w14:paraId="42AD6166" w14:textId="77777777" w:rsidR="00302EC6" w:rsidRPr="00302EC6" w:rsidRDefault="00302EC6">
      <w:pPr>
        <w:numPr>
          <w:ilvl w:val="1"/>
          <w:numId w:val="2"/>
        </w:numPr>
      </w:pPr>
      <w:proofErr w:type="spellStart"/>
      <w:r w:rsidRPr="00302EC6">
        <w:t>Kiểm</w:t>
      </w:r>
      <w:proofErr w:type="spellEnd"/>
      <w:r w:rsidRPr="00302EC6">
        <w:t xml:space="preserve"> </w:t>
      </w:r>
      <w:proofErr w:type="spellStart"/>
      <w:r w:rsidRPr="00302EC6">
        <w:t>kê</w:t>
      </w:r>
      <w:proofErr w:type="spellEnd"/>
      <w:r w:rsidRPr="00302EC6">
        <w:t xml:space="preserve"> (Cycle Count) </w:t>
      </w:r>
      <w:proofErr w:type="spellStart"/>
      <w:r w:rsidRPr="00302EC6">
        <w:t>và</w:t>
      </w:r>
      <w:proofErr w:type="spellEnd"/>
      <w:r w:rsidRPr="00302EC6">
        <w:t xml:space="preserve"> </w:t>
      </w:r>
      <w:proofErr w:type="spellStart"/>
      <w:r w:rsidRPr="00302EC6">
        <w:t>tạo</w:t>
      </w:r>
      <w:proofErr w:type="spellEnd"/>
      <w:r w:rsidRPr="00302EC6">
        <w:t xml:space="preserve"> </w:t>
      </w:r>
      <w:proofErr w:type="spellStart"/>
      <w:r w:rsidRPr="00302EC6">
        <w:t>phiếu</w:t>
      </w:r>
      <w:proofErr w:type="spellEnd"/>
      <w:r w:rsidRPr="00302EC6">
        <w:t xml:space="preserve"> </w:t>
      </w:r>
      <w:proofErr w:type="spellStart"/>
      <w:r w:rsidRPr="00302EC6">
        <w:t>Điều</w:t>
      </w:r>
      <w:proofErr w:type="spellEnd"/>
      <w:r w:rsidRPr="00302EC6">
        <w:t xml:space="preserve"> </w:t>
      </w:r>
      <w:proofErr w:type="spellStart"/>
      <w:r w:rsidRPr="00302EC6">
        <w:t>chỉnh</w:t>
      </w:r>
      <w:proofErr w:type="spellEnd"/>
      <w:r w:rsidRPr="00302EC6">
        <w:t xml:space="preserve"> </w:t>
      </w:r>
      <w:proofErr w:type="spellStart"/>
      <w:r w:rsidRPr="00302EC6">
        <w:t>Tồn</w:t>
      </w:r>
      <w:proofErr w:type="spellEnd"/>
      <w:r w:rsidRPr="00302EC6">
        <w:t xml:space="preserve"> </w:t>
      </w:r>
      <w:proofErr w:type="spellStart"/>
      <w:r w:rsidRPr="00302EC6">
        <w:t>kho</w:t>
      </w:r>
      <w:proofErr w:type="spellEnd"/>
      <w:r w:rsidRPr="00302EC6">
        <w:t xml:space="preserve"> (</w:t>
      </w:r>
      <w:proofErr w:type="spellStart"/>
      <w:r w:rsidRPr="00302EC6">
        <w:t>chờ</w:t>
      </w:r>
      <w:proofErr w:type="spellEnd"/>
      <w:r w:rsidRPr="00302EC6">
        <w:t xml:space="preserve"> </w:t>
      </w:r>
      <w:proofErr w:type="spellStart"/>
      <w:r w:rsidRPr="00302EC6">
        <w:t>phê</w:t>
      </w:r>
      <w:proofErr w:type="spellEnd"/>
      <w:r w:rsidRPr="00302EC6">
        <w:t xml:space="preserve"> </w:t>
      </w:r>
      <w:proofErr w:type="spellStart"/>
      <w:r w:rsidRPr="00302EC6">
        <w:t>duyệt</w:t>
      </w:r>
      <w:proofErr w:type="spellEnd"/>
      <w:r w:rsidRPr="00302EC6">
        <w:t>).</w:t>
      </w:r>
    </w:p>
    <w:p w14:paraId="107E53FC" w14:textId="77777777" w:rsidR="00302EC6" w:rsidRPr="00302EC6" w:rsidRDefault="00302EC6">
      <w:pPr>
        <w:numPr>
          <w:ilvl w:val="0"/>
          <w:numId w:val="2"/>
        </w:numPr>
      </w:pPr>
      <w:r w:rsidRPr="00302EC6">
        <w:rPr>
          <w:b/>
          <w:bCs/>
        </w:rPr>
        <w:lastRenderedPageBreak/>
        <w:t xml:space="preserve">Module Báo </w:t>
      </w:r>
      <w:proofErr w:type="spellStart"/>
      <w:r w:rsidRPr="00302EC6">
        <w:rPr>
          <w:b/>
          <w:bCs/>
        </w:rPr>
        <w:t>cáo</w:t>
      </w:r>
      <w:proofErr w:type="spellEnd"/>
      <w:r w:rsidRPr="00302EC6">
        <w:rPr>
          <w:b/>
          <w:bCs/>
        </w:rPr>
        <w:t xml:space="preserve"> &amp; </w:t>
      </w:r>
      <w:proofErr w:type="spellStart"/>
      <w:r w:rsidRPr="00302EC6">
        <w:rPr>
          <w:b/>
          <w:bCs/>
        </w:rPr>
        <w:t>Cảnh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báo</w:t>
      </w:r>
      <w:proofErr w:type="spellEnd"/>
      <w:r w:rsidRPr="00302EC6">
        <w:rPr>
          <w:b/>
          <w:bCs/>
        </w:rPr>
        <w:t>:</w:t>
      </w:r>
      <w:r w:rsidRPr="00302EC6">
        <w:t xml:space="preserve"> Tra </w:t>
      </w:r>
      <w:proofErr w:type="spellStart"/>
      <w:r w:rsidRPr="00302EC6">
        <w:t>cứu</w:t>
      </w:r>
      <w:proofErr w:type="spellEnd"/>
      <w:r w:rsidRPr="00302EC6">
        <w:t xml:space="preserve"> </w:t>
      </w:r>
      <w:proofErr w:type="spellStart"/>
      <w:r w:rsidRPr="00302EC6">
        <w:t>tồn</w:t>
      </w:r>
      <w:proofErr w:type="spellEnd"/>
      <w:r w:rsidRPr="00302EC6">
        <w:t xml:space="preserve"> </w:t>
      </w:r>
      <w:proofErr w:type="spellStart"/>
      <w:r w:rsidRPr="00302EC6">
        <w:t>kho</w:t>
      </w:r>
      <w:proofErr w:type="spellEnd"/>
      <w:r w:rsidRPr="00302EC6">
        <w:t xml:space="preserve"> (</w:t>
      </w:r>
      <w:proofErr w:type="spellStart"/>
      <w:r w:rsidRPr="00302EC6">
        <w:t>tổng</w:t>
      </w:r>
      <w:proofErr w:type="spellEnd"/>
      <w:r w:rsidRPr="00302EC6">
        <w:t xml:space="preserve">, </w:t>
      </w:r>
      <w:proofErr w:type="spellStart"/>
      <w:r w:rsidRPr="00302EC6">
        <w:t>khả</w:t>
      </w:r>
      <w:proofErr w:type="spellEnd"/>
      <w:r w:rsidRPr="00302EC6">
        <w:t xml:space="preserve"> </w:t>
      </w:r>
      <w:proofErr w:type="spellStart"/>
      <w:r w:rsidRPr="00302EC6">
        <w:t>dụng</w:t>
      </w:r>
      <w:proofErr w:type="spellEnd"/>
      <w:r w:rsidRPr="00302EC6">
        <w:t xml:space="preserve">), </w:t>
      </w:r>
      <w:proofErr w:type="spellStart"/>
      <w:r w:rsidRPr="00302EC6">
        <w:t>cảnh</w:t>
      </w:r>
      <w:proofErr w:type="spellEnd"/>
      <w:r w:rsidRPr="00302EC6">
        <w:t xml:space="preserve"> </w:t>
      </w:r>
      <w:proofErr w:type="spellStart"/>
      <w:r w:rsidRPr="00302EC6">
        <w:t>báo</w:t>
      </w:r>
      <w:proofErr w:type="spellEnd"/>
      <w:r w:rsidRPr="00302EC6">
        <w:t xml:space="preserve"> </w:t>
      </w:r>
      <w:proofErr w:type="spellStart"/>
      <w:r w:rsidRPr="00302EC6">
        <w:t>tồn</w:t>
      </w:r>
      <w:proofErr w:type="spellEnd"/>
      <w:r w:rsidRPr="00302EC6">
        <w:t xml:space="preserve"> </w:t>
      </w:r>
      <w:proofErr w:type="spellStart"/>
      <w:r w:rsidRPr="00302EC6">
        <w:t>kho</w:t>
      </w:r>
      <w:proofErr w:type="spellEnd"/>
      <w:r w:rsidRPr="00302EC6">
        <w:t xml:space="preserve"> </w:t>
      </w:r>
      <w:proofErr w:type="spellStart"/>
      <w:r w:rsidRPr="00302EC6">
        <w:t>thấp</w:t>
      </w:r>
      <w:proofErr w:type="spellEnd"/>
      <w:r w:rsidRPr="00302EC6">
        <w:t>.</w:t>
      </w:r>
    </w:p>
    <w:p w14:paraId="59689A6D" w14:textId="77777777" w:rsidR="00302EC6" w:rsidRPr="00302EC6" w:rsidRDefault="00302EC6" w:rsidP="00302EC6">
      <w:r w:rsidRPr="00302EC6">
        <w:rPr>
          <w:b/>
          <w:bCs/>
        </w:rPr>
        <w:t xml:space="preserve">Các </w:t>
      </w:r>
      <w:proofErr w:type="spellStart"/>
      <w:r w:rsidRPr="00302EC6">
        <w:rPr>
          <w:b/>
          <w:bCs/>
        </w:rPr>
        <w:t>chức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năng</w:t>
      </w:r>
      <w:proofErr w:type="spellEnd"/>
      <w:r w:rsidRPr="00302EC6">
        <w:rPr>
          <w:b/>
          <w:bCs/>
        </w:rPr>
        <w:t xml:space="preserve"> KHÔNG CÓ </w:t>
      </w:r>
      <w:proofErr w:type="spellStart"/>
      <w:r w:rsidRPr="00302EC6">
        <w:rPr>
          <w:b/>
          <w:bCs/>
        </w:rPr>
        <w:t>trong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hệ</w:t>
      </w:r>
      <w:proofErr w:type="spellEnd"/>
      <w:r w:rsidRPr="00302EC6">
        <w:rPr>
          <w:b/>
          <w:bCs/>
        </w:rPr>
        <w:t xml:space="preserve"> </w:t>
      </w:r>
      <w:proofErr w:type="spellStart"/>
      <w:r w:rsidRPr="00302EC6">
        <w:rPr>
          <w:b/>
          <w:bCs/>
        </w:rPr>
        <w:t>thống</w:t>
      </w:r>
      <w:proofErr w:type="spellEnd"/>
      <w:r w:rsidRPr="00302EC6">
        <w:rPr>
          <w:b/>
          <w:bCs/>
        </w:rPr>
        <w:t xml:space="preserve"> (Out-of-scope):</w:t>
      </w:r>
    </w:p>
    <w:p w14:paraId="1CF92410" w14:textId="77777777" w:rsidR="00302EC6" w:rsidRPr="00302EC6" w:rsidRDefault="00302EC6">
      <w:pPr>
        <w:numPr>
          <w:ilvl w:val="0"/>
          <w:numId w:val="3"/>
        </w:numPr>
      </w:pPr>
      <w:proofErr w:type="spellStart"/>
      <w:r w:rsidRPr="00302EC6">
        <w:t>Hệ</w:t>
      </w:r>
      <w:proofErr w:type="spellEnd"/>
      <w:r w:rsidRPr="00302EC6">
        <w:t xml:space="preserve"> </w:t>
      </w:r>
      <w:proofErr w:type="spellStart"/>
      <w:r w:rsidRPr="00302EC6">
        <w:t>thống</w:t>
      </w:r>
      <w:proofErr w:type="spellEnd"/>
      <w:r w:rsidRPr="00302EC6">
        <w:t xml:space="preserve"> </w:t>
      </w:r>
      <w:proofErr w:type="spellStart"/>
      <w:r w:rsidRPr="00302EC6">
        <w:rPr>
          <w:b/>
          <w:bCs/>
        </w:rPr>
        <w:t>không</w:t>
      </w:r>
      <w:proofErr w:type="spellEnd"/>
      <w:r w:rsidRPr="00302EC6">
        <w:t xml:space="preserve"> </w:t>
      </w:r>
      <w:proofErr w:type="spellStart"/>
      <w:r w:rsidRPr="00302EC6">
        <w:t>quản</w:t>
      </w:r>
      <w:proofErr w:type="spellEnd"/>
      <w:r w:rsidRPr="00302EC6">
        <w:t xml:space="preserve"> </w:t>
      </w:r>
      <w:proofErr w:type="spellStart"/>
      <w:r w:rsidRPr="00302EC6">
        <w:t>lý</w:t>
      </w:r>
      <w:proofErr w:type="spellEnd"/>
      <w:r w:rsidRPr="00302EC6">
        <w:t xml:space="preserve"> </w:t>
      </w:r>
      <w:proofErr w:type="spellStart"/>
      <w:r w:rsidRPr="00302EC6">
        <w:t>các</w:t>
      </w:r>
      <w:proofErr w:type="spellEnd"/>
      <w:r w:rsidRPr="00302EC6">
        <w:t xml:space="preserve"> </w:t>
      </w:r>
      <w:proofErr w:type="spellStart"/>
      <w:r w:rsidRPr="00302EC6">
        <w:t>nghiệp</w:t>
      </w:r>
      <w:proofErr w:type="spellEnd"/>
      <w:r w:rsidRPr="00302EC6">
        <w:t xml:space="preserve"> </w:t>
      </w:r>
      <w:proofErr w:type="spellStart"/>
      <w:r w:rsidRPr="00302EC6">
        <w:t>vụ</w:t>
      </w:r>
      <w:proofErr w:type="spellEnd"/>
      <w:r w:rsidRPr="00302EC6">
        <w:t xml:space="preserve"> </w:t>
      </w:r>
      <w:proofErr w:type="spellStart"/>
      <w:r w:rsidRPr="00302EC6">
        <w:t>Kế</w:t>
      </w:r>
      <w:proofErr w:type="spellEnd"/>
      <w:r w:rsidRPr="00302EC6">
        <w:t xml:space="preserve"> </w:t>
      </w:r>
      <w:proofErr w:type="spellStart"/>
      <w:r w:rsidRPr="00302EC6">
        <w:t>toán</w:t>
      </w:r>
      <w:proofErr w:type="spellEnd"/>
      <w:r w:rsidRPr="00302EC6">
        <w:t xml:space="preserve"> (Công </w:t>
      </w:r>
      <w:proofErr w:type="spellStart"/>
      <w:r w:rsidRPr="00302EC6">
        <w:t>nợ</w:t>
      </w:r>
      <w:proofErr w:type="spellEnd"/>
      <w:r w:rsidRPr="00302EC6">
        <w:t xml:space="preserve">, Thanh </w:t>
      </w:r>
      <w:proofErr w:type="spellStart"/>
      <w:r w:rsidRPr="00302EC6">
        <w:t>toán</w:t>
      </w:r>
      <w:proofErr w:type="spellEnd"/>
      <w:r w:rsidRPr="00302EC6">
        <w:t xml:space="preserve"> </w:t>
      </w:r>
      <w:proofErr w:type="spellStart"/>
      <w:r w:rsidRPr="00302EC6">
        <w:t>nhà</w:t>
      </w:r>
      <w:proofErr w:type="spellEnd"/>
      <w:r w:rsidRPr="00302EC6">
        <w:t xml:space="preserve"> </w:t>
      </w:r>
      <w:proofErr w:type="spellStart"/>
      <w:r w:rsidRPr="00302EC6">
        <w:t>cung</w:t>
      </w:r>
      <w:proofErr w:type="spellEnd"/>
      <w:r w:rsidRPr="00302EC6">
        <w:t xml:space="preserve"> </w:t>
      </w:r>
      <w:proofErr w:type="spellStart"/>
      <w:r w:rsidRPr="00302EC6">
        <w:t>cấp</w:t>
      </w:r>
      <w:proofErr w:type="spellEnd"/>
      <w:r w:rsidRPr="00302EC6">
        <w:t>...).</w:t>
      </w:r>
    </w:p>
    <w:p w14:paraId="1CE932D6" w14:textId="77777777" w:rsidR="00302EC6" w:rsidRPr="00302EC6" w:rsidRDefault="00302EC6">
      <w:pPr>
        <w:numPr>
          <w:ilvl w:val="0"/>
          <w:numId w:val="3"/>
        </w:numPr>
      </w:pPr>
      <w:proofErr w:type="spellStart"/>
      <w:r w:rsidRPr="00302EC6">
        <w:t>Hệ</w:t>
      </w:r>
      <w:proofErr w:type="spellEnd"/>
      <w:r w:rsidRPr="00302EC6">
        <w:t xml:space="preserve"> </w:t>
      </w:r>
      <w:proofErr w:type="spellStart"/>
      <w:r w:rsidRPr="00302EC6">
        <w:t>thống</w:t>
      </w:r>
      <w:proofErr w:type="spellEnd"/>
      <w:r w:rsidRPr="00302EC6">
        <w:t xml:space="preserve"> </w:t>
      </w:r>
      <w:proofErr w:type="spellStart"/>
      <w:r w:rsidRPr="00302EC6">
        <w:rPr>
          <w:b/>
          <w:bCs/>
        </w:rPr>
        <w:t>không</w:t>
      </w:r>
      <w:proofErr w:type="spellEnd"/>
      <w:r w:rsidRPr="00302EC6">
        <w:t xml:space="preserve"> </w:t>
      </w:r>
      <w:proofErr w:type="spellStart"/>
      <w:r w:rsidRPr="00302EC6">
        <w:t>tích</w:t>
      </w:r>
      <w:proofErr w:type="spellEnd"/>
      <w:r w:rsidRPr="00302EC6">
        <w:t xml:space="preserve"> </w:t>
      </w:r>
      <w:proofErr w:type="spellStart"/>
      <w:r w:rsidRPr="00302EC6">
        <w:t>hợp</w:t>
      </w:r>
      <w:proofErr w:type="spellEnd"/>
      <w:r w:rsidRPr="00302EC6">
        <w:t xml:space="preserve"> </w:t>
      </w:r>
      <w:proofErr w:type="spellStart"/>
      <w:r w:rsidRPr="00302EC6">
        <w:t>trực</w:t>
      </w:r>
      <w:proofErr w:type="spellEnd"/>
      <w:r w:rsidRPr="00302EC6">
        <w:t xml:space="preserve"> </w:t>
      </w:r>
      <w:proofErr w:type="spellStart"/>
      <w:r w:rsidRPr="00302EC6">
        <w:t>tiếp</w:t>
      </w:r>
      <w:proofErr w:type="spellEnd"/>
      <w:r w:rsidRPr="00302EC6">
        <w:t xml:space="preserve"> </w:t>
      </w:r>
      <w:proofErr w:type="spellStart"/>
      <w:r w:rsidRPr="00302EC6">
        <w:t>với</w:t>
      </w:r>
      <w:proofErr w:type="spellEnd"/>
      <w:r w:rsidRPr="00302EC6">
        <w:t xml:space="preserve"> </w:t>
      </w:r>
      <w:proofErr w:type="spellStart"/>
      <w:r w:rsidRPr="00302EC6">
        <w:t>các</w:t>
      </w:r>
      <w:proofErr w:type="spellEnd"/>
      <w:r w:rsidRPr="00302EC6">
        <w:t xml:space="preserve"> </w:t>
      </w:r>
      <w:proofErr w:type="spellStart"/>
      <w:r w:rsidRPr="00302EC6">
        <w:t>kênh</w:t>
      </w:r>
      <w:proofErr w:type="spellEnd"/>
      <w:r w:rsidRPr="00302EC6">
        <w:t xml:space="preserve"> </w:t>
      </w:r>
      <w:proofErr w:type="spellStart"/>
      <w:r w:rsidRPr="00302EC6">
        <w:t>bán</w:t>
      </w:r>
      <w:proofErr w:type="spellEnd"/>
      <w:r w:rsidRPr="00302EC6">
        <w:t xml:space="preserve"> </w:t>
      </w:r>
      <w:proofErr w:type="spellStart"/>
      <w:r w:rsidRPr="00302EC6">
        <w:t>hàng</w:t>
      </w:r>
      <w:proofErr w:type="spellEnd"/>
      <w:r w:rsidRPr="00302EC6">
        <w:t xml:space="preserve"> </w:t>
      </w:r>
      <w:proofErr w:type="spellStart"/>
      <w:r w:rsidRPr="00302EC6">
        <w:t>ngoài</w:t>
      </w:r>
      <w:proofErr w:type="spellEnd"/>
      <w:r w:rsidRPr="00302EC6">
        <w:t xml:space="preserve"> (E-commerce, POS) </w:t>
      </w:r>
      <w:proofErr w:type="spellStart"/>
      <w:r w:rsidRPr="00302EC6">
        <w:t>tại</w:t>
      </w:r>
      <w:proofErr w:type="spellEnd"/>
      <w:r w:rsidRPr="00302EC6">
        <w:t xml:space="preserve"> </w:t>
      </w:r>
      <w:proofErr w:type="spellStart"/>
      <w:r w:rsidRPr="00302EC6">
        <w:t>phiên</w:t>
      </w:r>
      <w:proofErr w:type="spellEnd"/>
      <w:r w:rsidRPr="00302EC6">
        <w:t xml:space="preserve"> </w:t>
      </w:r>
      <w:proofErr w:type="spellStart"/>
      <w:r w:rsidRPr="00302EC6">
        <w:t>bản</w:t>
      </w:r>
      <w:proofErr w:type="spellEnd"/>
      <w:r w:rsidRPr="00302EC6">
        <w:t xml:space="preserve"> </w:t>
      </w:r>
      <w:proofErr w:type="spellStart"/>
      <w:r w:rsidRPr="00302EC6">
        <w:t>này</w:t>
      </w:r>
      <w:proofErr w:type="spellEnd"/>
      <w:r w:rsidRPr="00302EC6">
        <w:t xml:space="preserve"> (</w:t>
      </w:r>
      <w:proofErr w:type="spellStart"/>
      <w:r w:rsidRPr="00302EC6">
        <w:t>nhưng</w:t>
      </w:r>
      <w:proofErr w:type="spellEnd"/>
      <w:r w:rsidRPr="00302EC6">
        <w:t xml:space="preserve"> </w:t>
      </w:r>
      <w:proofErr w:type="spellStart"/>
      <w:r w:rsidRPr="00302EC6">
        <w:t>có</w:t>
      </w:r>
      <w:proofErr w:type="spellEnd"/>
      <w:r w:rsidRPr="00302EC6">
        <w:t xml:space="preserve"> </w:t>
      </w:r>
      <w:proofErr w:type="spellStart"/>
      <w:r w:rsidRPr="00302EC6">
        <w:t>thể</w:t>
      </w:r>
      <w:proofErr w:type="spellEnd"/>
      <w:r w:rsidRPr="00302EC6">
        <w:t xml:space="preserve"> </w:t>
      </w:r>
      <w:proofErr w:type="spellStart"/>
      <w:r w:rsidRPr="00302EC6">
        <w:t>tích</w:t>
      </w:r>
      <w:proofErr w:type="spellEnd"/>
      <w:r w:rsidRPr="00302EC6">
        <w:t xml:space="preserve"> </w:t>
      </w:r>
      <w:proofErr w:type="spellStart"/>
      <w:r w:rsidRPr="00302EC6">
        <w:t>hợp</w:t>
      </w:r>
      <w:proofErr w:type="spellEnd"/>
      <w:r w:rsidRPr="00302EC6">
        <w:t xml:space="preserve"> qua API </w:t>
      </w:r>
      <w:proofErr w:type="spellStart"/>
      <w:r w:rsidRPr="00302EC6">
        <w:t>sau</w:t>
      </w:r>
      <w:proofErr w:type="spellEnd"/>
      <w:r w:rsidRPr="00302EC6">
        <w:t xml:space="preserve"> </w:t>
      </w:r>
      <w:proofErr w:type="spellStart"/>
      <w:r w:rsidRPr="00302EC6">
        <w:t>này</w:t>
      </w:r>
      <w:proofErr w:type="spellEnd"/>
      <w:r w:rsidRPr="00302EC6">
        <w:t>).</w:t>
      </w:r>
    </w:p>
    <w:p w14:paraId="394FF7FC" w14:textId="77777777" w:rsidR="00302EC6" w:rsidRPr="00302EC6" w:rsidRDefault="00302EC6">
      <w:pPr>
        <w:numPr>
          <w:ilvl w:val="0"/>
          <w:numId w:val="3"/>
        </w:numPr>
      </w:pPr>
      <w:proofErr w:type="spellStart"/>
      <w:r w:rsidRPr="00302EC6">
        <w:t>Hệ</w:t>
      </w:r>
      <w:proofErr w:type="spellEnd"/>
      <w:r w:rsidRPr="00302EC6">
        <w:t xml:space="preserve"> </w:t>
      </w:r>
      <w:proofErr w:type="spellStart"/>
      <w:r w:rsidRPr="00302EC6">
        <w:t>thống</w:t>
      </w:r>
      <w:proofErr w:type="spellEnd"/>
      <w:r w:rsidRPr="00302EC6">
        <w:t xml:space="preserve"> </w:t>
      </w:r>
      <w:proofErr w:type="spellStart"/>
      <w:r w:rsidRPr="00302EC6">
        <w:rPr>
          <w:b/>
          <w:bCs/>
        </w:rPr>
        <w:t>không</w:t>
      </w:r>
      <w:proofErr w:type="spellEnd"/>
      <w:r w:rsidRPr="00302EC6">
        <w:t xml:space="preserve"> </w:t>
      </w:r>
      <w:proofErr w:type="spellStart"/>
      <w:r w:rsidRPr="00302EC6">
        <w:t>quản</w:t>
      </w:r>
      <w:proofErr w:type="spellEnd"/>
      <w:r w:rsidRPr="00302EC6">
        <w:t xml:space="preserve"> </w:t>
      </w:r>
      <w:proofErr w:type="spellStart"/>
      <w:r w:rsidRPr="00302EC6">
        <w:t>lý</w:t>
      </w:r>
      <w:proofErr w:type="spellEnd"/>
      <w:r w:rsidRPr="00302EC6">
        <w:t xml:space="preserve"> </w:t>
      </w:r>
      <w:proofErr w:type="spellStart"/>
      <w:r w:rsidRPr="00302EC6">
        <w:t>hoạt</w:t>
      </w:r>
      <w:proofErr w:type="spellEnd"/>
      <w:r w:rsidRPr="00302EC6">
        <w:t xml:space="preserve"> </w:t>
      </w:r>
      <w:proofErr w:type="spellStart"/>
      <w:r w:rsidRPr="00302EC6">
        <w:t>động</w:t>
      </w:r>
      <w:proofErr w:type="spellEnd"/>
      <w:r w:rsidRPr="00302EC6">
        <w:t xml:space="preserve"> </w:t>
      </w:r>
      <w:proofErr w:type="spellStart"/>
      <w:r w:rsidRPr="00302EC6">
        <w:t>vận</w:t>
      </w:r>
      <w:proofErr w:type="spellEnd"/>
      <w:r w:rsidRPr="00302EC6">
        <w:t xml:space="preserve"> </w:t>
      </w:r>
      <w:proofErr w:type="spellStart"/>
      <w:r w:rsidRPr="00302EC6">
        <w:t>chuyển</w:t>
      </w:r>
      <w:proofErr w:type="spellEnd"/>
      <w:r w:rsidRPr="00302EC6">
        <w:t>/logistics (</w:t>
      </w:r>
      <w:proofErr w:type="spellStart"/>
      <w:r w:rsidRPr="00302EC6">
        <w:t>Lên</w:t>
      </w:r>
      <w:proofErr w:type="spellEnd"/>
      <w:r w:rsidRPr="00302EC6">
        <w:t xml:space="preserve"> </w:t>
      </w:r>
      <w:proofErr w:type="spellStart"/>
      <w:r w:rsidRPr="00302EC6">
        <w:t>kế</w:t>
      </w:r>
      <w:proofErr w:type="spellEnd"/>
      <w:r w:rsidRPr="00302EC6">
        <w:t xml:space="preserve"> </w:t>
      </w:r>
      <w:proofErr w:type="spellStart"/>
      <w:r w:rsidRPr="00302EC6">
        <w:t>hoạch</w:t>
      </w:r>
      <w:proofErr w:type="spellEnd"/>
      <w:r w:rsidRPr="00302EC6">
        <w:t xml:space="preserve"> </w:t>
      </w:r>
      <w:proofErr w:type="spellStart"/>
      <w:r w:rsidRPr="00302EC6">
        <w:t>tuyến</w:t>
      </w:r>
      <w:proofErr w:type="spellEnd"/>
      <w:r w:rsidRPr="00302EC6">
        <w:t xml:space="preserve"> </w:t>
      </w:r>
      <w:proofErr w:type="spellStart"/>
      <w:r w:rsidRPr="00302EC6">
        <w:t>đường</w:t>
      </w:r>
      <w:proofErr w:type="spellEnd"/>
      <w:r w:rsidRPr="00302EC6">
        <w:t xml:space="preserve"> chi </w:t>
      </w:r>
      <w:proofErr w:type="spellStart"/>
      <w:r w:rsidRPr="00302EC6">
        <w:t>tiết</w:t>
      </w:r>
      <w:proofErr w:type="spellEnd"/>
      <w:r w:rsidRPr="00302EC6">
        <w:t xml:space="preserve">, </w:t>
      </w:r>
      <w:proofErr w:type="spellStart"/>
      <w:r w:rsidRPr="00302EC6">
        <w:t>theo</w:t>
      </w:r>
      <w:proofErr w:type="spellEnd"/>
      <w:r w:rsidRPr="00302EC6">
        <w:t xml:space="preserve"> </w:t>
      </w:r>
      <w:proofErr w:type="spellStart"/>
      <w:r w:rsidRPr="00302EC6">
        <w:t>dõi</w:t>
      </w:r>
      <w:proofErr w:type="spellEnd"/>
      <w:r w:rsidRPr="00302EC6">
        <w:t xml:space="preserve"> </w:t>
      </w:r>
      <w:proofErr w:type="spellStart"/>
      <w:r w:rsidRPr="00302EC6">
        <w:t>phương</w:t>
      </w:r>
      <w:proofErr w:type="spellEnd"/>
      <w:r w:rsidRPr="00302EC6">
        <w:t xml:space="preserve"> </w:t>
      </w:r>
      <w:proofErr w:type="spellStart"/>
      <w:r w:rsidRPr="00302EC6">
        <w:t>tiện</w:t>
      </w:r>
      <w:proofErr w:type="spellEnd"/>
      <w:r w:rsidRPr="00302EC6">
        <w:t>...).</w:t>
      </w:r>
    </w:p>
    <w:p w14:paraId="4BE959E2" w14:textId="77777777" w:rsidR="00302EC6" w:rsidRDefault="00302EC6">
      <w:pPr>
        <w:numPr>
          <w:ilvl w:val="0"/>
          <w:numId w:val="3"/>
        </w:numPr>
      </w:pPr>
      <w:proofErr w:type="spellStart"/>
      <w:r w:rsidRPr="00302EC6">
        <w:t>Hệ</w:t>
      </w:r>
      <w:proofErr w:type="spellEnd"/>
      <w:r w:rsidRPr="00302EC6">
        <w:t xml:space="preserve"> </w:t>
      </w:r>
      <w:proofErr w:type="spellStart"/>
      <w:r w:rsidRPr="00302EC6">
        <w:t>thống</w:t>
      </w:r>
      <w:proofErr w:type="spellEnd"/>
      <w:r w:rsidRPr="00302EC6">
        <w:t xml:space="preserve"> </w:t>
      </w:r>
      <w:proofErr w:type="spellStart"/>
      <w:r w:rsidRPr="00302EC6">
        <w:rPr>
          <w:b/>
          <w:bCs/>
        </w:rPr>
        <w:t>không</w:t>
      </w:r>
      <w:proofErr w:type="spellEnd"/>
      <w:r w:rsidRPr="00302EC6">
        <w:t xml:space="preserve"> </w:t>
      </w:r>
      <w:proofErr w:type="spellStart"/>
      <w:r w:rsidRPr="00302EC6">
        <w:t>quản</w:t>
      </w:r>
      <w:proofErr w:type="spellEnd"/>
      <w:r w:rsidRPr="00302EC6">
        <w:t xml:space="preserve"> </w:t>
      </w:r>
      <w:proofErr w:type="spellStart"/>
      <w:r w:rsidRPr="00302EC6">
        <w:t>lý</w:t>
      </w:r>
      <w:proofErr w:type="spellEnd"/>
      <w:r w:rsidRPr="00302EC6">
        <w:t xml:space="preserve"> Lương/</w:t>
      </w:r>
      <w:proofErr w:type="spellStart"/>
      <w:r w:rsidRPr="00302EC6">
        <w:t>Chấm</w:t>
      </w:r>
      <w:proofErr w:type="spellEnd"/>
      <w:r w:rsidRPr="00302EC6">
        <w:t xml:space="preserve"> </w:t>
      </w:r>
      <w:proofErr w:type="spellStart"/>
      <w:r w:rsidRPr="00302EC6">
        <w:t>công</w:t>
      </w:r>
      <w:proofErr w:type="spellEnd"/>
      <w:r w:rsidRPr="00302EC6">
        <w:t xml:space="preserve"> </w:t>
      </w:r>
      <w:proofErr w:type="spellStart"/>
      <w:r w:rsidRPr="00302EC6">
        <w:t>của</w:t>
      </w:r>
      <w:proofErr w:type="spellEnd"/>
      <w:r w:rsidRPr="00302EC6">
        <w:t xml:space="preserve"> </w:t>
      </w:r>
      <w:proofErr w:type="spellStart"/>
      <w:r w:rsidRPr="00302EC6">
        <w:t>nhân</w:t>
      </w:r>
      <w:proofErr w:type="spellEnd"/>
      <w:r w:rsidRPr="00302EC6">
        <w:t xml:space="preserve"> </w:t>
      </w:r>
      <w:proofErr w:type="spellStart"/>
      <w:r w:rsidRPr="00302EC6">
        <w:t>viên</w:t>
      </w:r>
      <w:proofErr w:type="spellEnd"/>
      <w:r w:rsidRPr="00302EC6">
        <w:t xml:space="preserve"> </w:t>
      </w:r>
      <w:proofErr w:type="spellStart"/>
      <w:r w:rsidRPr="00302EC6">
        <w:t>kho</w:t>
      </w:r>
      <w:proofErr w:type="spellEnd"/>
      <w:r w:rsidRPr="00302EC6">
        <w:t>.</w:t>
      </w:r>
    </w:p>
    <w:p w14:paraId="7A71F931" w14:textId="77777777" w:rsidR="00B01CF2" w:rsidRDefault="00B01CF2" w:rsidP="00B01CF2"/>
    <w:p w14:paraId="026B8F4E" w14:textId="2A821765" w:rsidR="00B01CF2" w:rsidRDefault="00200E29" w:rsidP="00200E29">
      <w:pPr>
        <w:pStyle w:val="Heading2"/>
        <w:numPr>
          <w:ilvl w:val="1"/>
          <w:numId w:val="1"/>
        </w:numPr>
      </w:pPr>
      <w:bookmarkStart w:id="6" w:name="_Toc214055696"/>
      <w:r w:rsidRPr="00200E29">
        <w:t xml:space="preserve">Định </w:t>
      </w:r>
      <w:proofErr w:type="spellStart"/>
      <w:r w:rsidRPr="00200E29">
        <w:t>nghĩa</w:t>
      </w:r>
      <w:proofErr w:type="spellEnd"/>
      <w:r w:rsidRPr="00200E29">
        <w:t xml:space="preserve">, </w:t>
      </w:r>
      <w:proofErr w:type="spellStart"/>
      <w:r w:rsidRPr="00200E29">
        <w:t>Từ</w:t>
      </w:r>
      <w:proofErr w:type="spellEnd"/>
      <w:r w:rsidRPr="00200E29">
        <w:t xml:space="preserve"> </w:t>
      </w:r>
      <w:proofErr w:type="spellStart"/>
      <w:r w:rsidRPr="00200E29">
        <w:t>viết</w:t>
      </w:r>
      <w:proofErr w:type="spellEnd"/>
      <w:r w:rsidRPr="00200E29">
        <w:t xml:space="preserve"> </w:t>
      </w:r>
      <w:proofErr w:type="spellStart"/>
      <w:r w:rsidRPr="00200E29">
        <w:t>tắt</w:t>
      </w:r>
      <w:bookmarkEnd w:id="6"/>
      <w:proofErr w:type="spellEnd"/>
    </w:p>
    <w:p w14:paraId="5C32F8DD" w14:textId="77777777" w:rsidR="00200E29" w:rsidRDefault="00200E29" w:rsidP="006C3A1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7157"/>
      </w:tblGrid>
      <w:tr w:rsidR="004F2A45" w:rsidRPr="004F2A45" w14:paraId="76D596BA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FD0E845" w14:textId="77777777" w:rsidR="004F2A45" w:rsidRPr="004F2A45" w:rsidRDefault="004F2A45" w:rsidP="004F2A45">
            <w:proofErr w:type="spellStart"/>
            <w:r w:rsidRPr="004F2A45">
              <w:rPr>
                <w:b/>
                <w:bCs/>
              </w:rPr>
              <w:t>Thuật</w:t>
            </w:r>
            <w:proofErr w:type="spellEnd"/>
            <w:r w:rsidRPr="004F2A45">
              <w:rPr>
                <w:b/>
                <w:bCs/>
              </w:rPr>
              <w:t xml:space="preserve"> </w:t>
            </w:r>
            <w:proofErr w:type="spellStart"/>
            <w:r w:rsidRPr="004F2A45">
              <w:rPr>
                <w:b/>
                <w:bCs/>
              </w:rPr>
              <w:t>ngữ</w:t>
            </w:r>
            <w:proofErr w:type="spellEnd"/>
            <w:r w:rsidRPr="004F2A45">
              <w:rPr>
                <w:b/>
                <w:bCs/>
              </w:rPr>
              <w:t>/</w:t>
            </w:r>
            <w:proofErr w:type="spellStart"/>
            <w:r w:rsidRPr="004F2A45">
              <w:rPr>
                <w:b/>
                <w:bCs/>
              </w:rPr>
              <w:t>Từ</w:t>
            </w:r>
            <w:proofErr w:type="spellEnd"/>
            <w:r w:rsidRPr="004F2A45">
              <w:rPr>
                <w:b/>
                <w:bCs/>
              </w:rPr>
              <w:t xml:space="preserve"> </w:t>
            </w:r>
            <w:proofErr w:type="spellStart"/>
            <w:r w:rsidRPr="004F2A45">
              <w:rPr>
                <w:b/>
                <w:bCs/>
              </w:rPr>
              <w:t>viết</w:t>
            </w:r>
            <w:proofErr w:type="spellEnd"/>
            <w:r w:rsidRPr="004F2A45">
              <w:rPr>
                <w:b/>
                <w:bCs/>
              </w:rPr>
              <w:t xml:space="preserve"> </w:t>
            </w:r>
            <w:proofErr w:type="spellStart"/>
            <w:r w:rsidRPr="004F2A45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C6B98E6" w14:textId="77777777" w:rsidR="004F2A45" w:rsidRPr="004F2A45" w:rsidRDefault="004F2A45" w:rsidP="004F2A45">
            <w:proofErr w:type="spellStart"/>
            <w:r w:rsidRPr="004F2A45">
              <w:rPr>
                <w:b/>
                <w:bCs/>
              </w:rPr>
              <w:t>Giải</w:t>
            </w:r>
            <w:proofErr w:type="spellEnd"/>
            <w:r w:rsidRPr="004F2A45">
              <w:rPr>
                <w:b/>
                <w:bCs/>
              </w:rPr>
              <w:t xml:space="preserve"> </w:t>
            </w:r>
            <w:proofErr w:type="spellStart"/>
            <w:r w:rsidRPr="004F2A45">
              <w:rPr>
                <w:b/>
                <w:bCs/>
              </w:rPr>
              <w:t>thích</w:t>
            </w:r>
            <w:proofErr w:type="spellEnd"/>
          </w:p>
        </w:tc>
      </w:tr>
      <w:tr w:rsidR="004F2A45" w:rsidRPr="004F2A45" w14:paraId="2F47E081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B04626A" w14:textId="77777777" w:rsidR="004F2A45" w:rsidRPr="004F2A45" w:rsidRDefault="004F2A45" w:rsidP="004F2A45">
            <w:r w:rsidRPr="004F2A45">
              <w:rPr>
                <w:b/>
                <w:bCs/>
              </w:rPr>
              <w:t>WMS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2407EA8" w14:textId="77777777" w:rsidR="004F2A45" w:rsidRPr="004F2A45" w:rsidRDefault="004F2A45" w:rsidP="004F2A45">
            <w:r w:rsidRPr="004F2A45">
              <w:t xml:space="preserve">Warehouse Management System - </w:t>
            </w:r>
            <w:proofErr w:type="spellStart"/>
            <w:r w:rsidRPr="004F2A45">
              <w:t>Hệ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thống</w:t>
            </w:r>
            <w:proofErr w:type="spellEnd"/>
            <w:r w:rsidRPr="004F2A45">
              <w:t xml:space="preserve"> Quản </w:t>
            </w:r>
            <w:proofErr w:type="spellStart"/>
            <w:r w:rsidRPr="004F2A45">
              <w:t>lý</w:t>
            </w:r>
            <w:proofErr w:type="spellEnd"/>
            <w:r w:rsidRPr="004F2A45">
              <w:t xml:space="preserve"> Kho Hàng.</w:t>
            </w:r>
          </w:p>
        </w:tc>
      </w:tr>
      <w:tr w:rsidR="004F2A45" w:rsidRPr="004F2A45" w14:paraId="78CFF2F8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37C76DF" w14:textId="77777777" w:rsidR="004F2A45" w:rsidRPr="004F2A45" w:rsidRDefault="004F2A45" w:rsidP="004F2A45">
            <w:r w:rsidRPr="004F2A45">
              <w:rPr>
                <w:b/>
                <w:bCs/>
              </w:rPr>
              <w:t>SKU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8E94A31" w14:textId="77777777" w:rsidR="004F2A45" w:rsidRPr="004F2A45" w:rsidRDefault="004F2A45" w:rsidP="004F2A45">
            <w:r w:rsidRPr="004F2A45">
              <w:t xml:space="preserve">Stock-keeping Unit - </w:t>
            </w:r>
            <w:proofErr w:type="spellStart"/>
            <w:r w:rsidRPr="004F2A45">
              <w:t>Mã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hàng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hóa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tồn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kho</w:t>
            </w:r>
            <w:proofErr w:type="spellEnd"/>
            <w:r w:rsidRPr="004F2A45">
              <w:t xml:space="preserve">, </w:t>
            </w:r>
            <w:proofErr w:type="spellStart"/>
            <w:r w:rsidRPr="004F2A45">
              <w:t>định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danh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duy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nhất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cho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một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mặt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hàng</w:t>
            </w:r>
            <w:proofErr w:type="spellEnd"/>
            <w:r w:rsidRPr="004F2A45">
              <w:t>.</w:t>
            </w:r>
          </w:p>
        </w:tc>
      </w:tr>
      <w:tr w:rsidR="004F2A45" w:rsidRPr="004F2A45" w14:paraId="03CEE524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CA904A2" w14:textId="77777777" w:rsidR="004F2A45" w:rsidRPr="004F2A45" w:rsidRDefault="004F2A45" w:rsidP="004F2A45">
            <w:r w:rsidRPr="004F2A45">
              <w:rPr>
                <w:b/>
                <w:bCs/>
              </w:rPr>
              <w:t xml:space="preserve">Lô </w:t>
            </w:r>
            <w:proofErr w:type="spellStart"/>
            <w:r w:rsidRPr="004F2A45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B23B475" w14:textId="77777777" w:rsidR="004F2A45" w:rsidRPr="004F2A45" w:rsidRDefault="004F2A45" w:rsidP="004F2A45">
            <w:r w:rsidRPr="004F2A45">
              <w:t xml:space="preserve">(Batch/Lot) - </w:t>
            </w:r>
            <w:proofErr w:type="spellStart"/>
            <w:r w:rsidRPr="004F2A45">
              <w:t>Nhóm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sản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phẩm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được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nhập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kho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cùng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một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thời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điểm</w:t>
            </w:r>
            <w:proofErr w:type="spellEnd"/>
            <w:r w:rsidRPr="004F2A45">
              <w:t xml:space="preserve">, </w:t>
            </w:r>
            <w:proofErr w:type="spellStart"/>
            <w:r w:rsidRPr="004F2A45">
              <w:t>có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thể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có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cùng</w:t>
            </w:r>
            <w:proofErr w:type="spellEnd"/>
            <w:r w:rsidRPr="004F2A45">
              <w:t xml:space="preserve"> Hạn </w:t>
            </w:r>
            <w:proofErr w:type="spellStart"/>
            <w:r w:rsidRPr="004F2A45">
              <w:t>sử</w:t>
            </w:r>
            <w:proofErr w:type="spellEnd"/>
            <w:r w:rsidRPr="004F2A45">
              <w:t xml:space="preserve"> </w:t>
            </w:r>
            <w:proofErr w:type="spellStart"/>
            <w:r w:rsidRPr="004F2A45">
              <w:t>dụng</w:t>
            </w:r>
            <w:proofErr w:type="spellEnd"/>
            <w:r w:rsidRPr="004F2A45">
              <w:t>.</w:t>
            </w:r>
          </w:p>
        </w:tc>
      </w:tr>
      <w:tr w:rsidR="004F2A45" w:rsidRPr="004F2A45" w14:paraId="5A389EA8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3395A7D" w14:textId="670B2CA1" w:rsidR="004F2A45" w:rsidRPr="004F2A45" w:rsidRDefault="00C41B2D" w:rsidP="004F2A45">
            <w:r w:rsidRPr="00C41B2D">
              <w:rPr>
                <w:b/>
                <w:bCs/>
              </w:rPr>
              <w:t>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A514108" w14:textId="5D9FDEEC" w:rsidR="004F2A45" w:rsidRPr="004F2A45" w:rsidRDefault="003925DE" w:rsidP="004F2A45">
            <w:r w:rsidRPr="003925DE">
              <w:t xml:space="preserve">Purchase Order - </w:t>
            </w:r>
            <w:proofErr w:type="spellStart"/>
            <w:r w:rsidRPr="003925DE">
              <w:t>Đơn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Đặt</w:t>
            </w:r>
            <w:proofErr w:type="spellEnd"/>
            <w:r w:rsidRPr="003925DE">
              <w:t xml:space="preserve"> </w:t>
            </w:r>
            <w:proofErr w:type="spellStart"/>
            <w:proofErr w:type="gramStart"/>
            <w:r w:rsidRPr="003925DE">
              <w:t>hàng</w:t>
            </w:r>
            <w:proofErr w:type="spellEnd"/>
            <w:r w:rsidRPr="003925DE">
              <w:t xml:space="preserve"> </w:t>
            </w:r>
            <w:r w:rsidR="009A76F4">
              <w:t xml:space="preserve"> </w:t>
            </w:r>
            <w:proofErr w:type="spellStart"/>
            <w:r w:rsidR="009A76F4">
              <w:t>của</w:t>
            </w:r>
            <w:proofErr w:type="spellEnd"/>
            <w:proofErr w:type="gramEnd"/>
            <w:r w:rsidR="009A76F4">
              <w:t xml:space="preserve"> </w:t>
            </w:r>
            <w:proofErr w:type="spellStart"/>
            <w:r w:rsidR="009A76F4">
              <w:t>nhà</w:t>
            </w:r>
            <w:proofErr w:type="spellEnd"/>
            <w:r w:rsidR="009A76F4">
              <w:t xml:space="preserve"> </w:t>
            </w:r>
            <w:proofErr w:type="spellStart"/>
            <w:r w:rsidR="009A76F4">
              <w:t>cung</w:t>
            </w:r>
            <w:proofErr w:type="spellEnd"/>
            <w:r w:rsidR="009A76F4">
              <w:t xml:space="preserve"> </w:t>
            </w:r>
            <w:proofErr w:type="spellStart"/>
            <w:r w:rsidR="009A76F4">
              <w:t>cấp</w:t>
            </w:r>
            <w:proofErr w:type="spellEnd"/>
          </w:p>
        </w:tc>
      </w:tr>
      <w:tr w:rsidR="004F2A45" w:rsidRPr="004F2A45" w14:paraId="52346652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92B6933" w14:textId="5B290C7C" w:rsidR="004F2A45" w:rsidRPr="004F2A45" w:rsidRDefault="00C41B2D" w:rsidP="004F2A45">
            <w:r w:rsidRPr="00C41B2D">
              <w:rPr>
                <w:b/>
                <w:bCs/>
              </w:rPr>
              <w:t>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16F9F06" w14:textId="35DDBA44" w:rsidR="004F2A45" w:rsidRPr="004F2A45" w:rsidRDefault="003925DE" w:rsidP="004F2A45">
            <w:r w:rsidRPr="003925DE">
              <w:t xml:space="preserve">Sales Order - </w:t>
            </w:r>
            <w:proofErr w:type="spellStart"/>
            <w:r w:rsidRPr="003925DE">
              <w:t>Đơn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Đặt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hàng</w:t>
            </w:r>
            <w:proofErr w:type="spellEnd"/>
            <w:r w:rsidRPr="003925DE">
              <w:t xml:space="preserve"> </w:t>
            </w:r>
            <w:proofErr w:type="spellStart"/>
            <w:r w:rsidR="009A76F4">
              <w:t>của</w:t>
            </w:r>
            <w:proofErr w:type="spellEnd"/>
            <w:r w:rsidR="009A76F4">
              <w:t xml:space="preserve"> </w:t>
            </w:r>
            <w:proofErr w:type="spellStart"/>
            <w:r w:rsidR="009A76F4">
              <w:t>Khách</w:t>
            </w:r>
            <w:proofErr w:type="spellEnd"/>
          </w:p>
        </w:tc>
      </w:tr>
      <w:tr w:rsidR="004F2A45" w:rsidRPr="004F2A45" w14:paraId="1DF8CCAC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C09681" w14:textId="51B27C72" w:rsidR="004F2A45" w:rsidRPr="004F2A45" w:rsidRDefault="003925DE" w:rsidP="004F2A45">
            <w:pPr>
              <w:rPr>
                <w:b/>
                <w:bCs/>
              </w:rPr>
            </w:pPr>
            <w:r w:rsidRPr="003925DE">
              <w:rPr>
                <w:b/>
                <w:bCs/>
              </w:rPr>
              <w:t>FEFO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5A8DA5" w14:textId="6DADD726" w:rsidR="004F2A45" w:rsidRPr="004F2A45" w:rsidRDefault="003925DE" w:rsidP="004F2A45">
            <w:r w:rsidRPr="003925DE">
              <w:t xml:space="preserve">First Expired, First Out - </w:t>
            </w:r>
            <w:proofErr w:type="spellStart"/>
            <w:r w:rsidRPr="003925DE">
              <w:t>Hàng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có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hạn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sử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dụng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gần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nhất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sẽ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được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xuất</w:t>
            </w:r>
            <w:proofErr w:type="spellEnd"/>
            <w:r w:rsidRPr="003925DE">
              <w:t xml:space="preserve"> </w:t>
            </w:r>
            <w:proofErr w:type="spellStart"/>
            <w:r w:rsidRPr="003925DE">
              <w:t>trước</w:t>
            </w:r>
            <w:proofErr w:type="spellEnd"/>
            <w:r w:rsidRPr="003925DE">
              <w:t>.</w:t>
            </w:r>
          </w:p>
        </w:tc>
      </w:tr>
      <w:tr w:rsidR="003925DE" w:rsidRPr="004F2A45" w14:paraId="57512035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C680DA" w14:textId="628A21E9" w:rsidR="003925DE" w:rsidRPr="003925DE" w:rsidRDefault="00205767" w:rsidP="004F2A45">
            <w:pPr>
              <w:rPr>
                <w:b/>
                <w:bCs/>
              </w:rPr>
            </w:pPr>
            <w:r w:rsidRPr="00205767">
              <w:rPr>
                <w:b/>
                <w:bCs/>
              </w:rPr>
              <w:lastRenderedPageBreak/>
              <w:t>FIFO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4A028F" w14:textId="0AA1C7F4" w:rsidR="003925DE" w:rsidRPr="003925DE" w:rsidRDefault="00205767" w:rsidP="004F2A45">
            <w:r w:rsidRPr="00205767">
              <w:t xml:space="preserve">First In, First Out - </w:t>
            </w:r>
            <w:proofErr w:type="spellStart"/>
            <w:r w:rsidRPr="00205767">
              <w:t>Hàng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nhập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trước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sẽ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được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xuất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trước</w:t>
            </w:r>
            <w:proofErr w:type="spellEnd"/>
            <w:r w:rsidRPr="00205767">
              <w:t xml:space="preserve"> (</w:t>
            </w:r>
            <w:proofErr w:type="spellStart"/>
            <w:r w:rsidRPr="00205767">
              <w:t>áp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dụng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khi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không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có</w:t>
            </w:r>
            <w:proofErr w:type="spellEnd"/>
            <w:r w:rsidRPr="00205767">
              <w:t xml:space="preserve"> HSD).</w:t>
            </w:r>
          </w:p>
        </w:tc>
      </w:tr>
      <w:tr w:rsidR="00205767" w:rsidRPr="004F2A45" w14:paraId="69954E3B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50EB75" w14:textId="39DAC598" w:rsidR="00205767" w:rsidRPr="00205767" w:rsidRDefault="00205767" w:rsidP="004F2A45">
            <w:pPr>
              <w:rPr>
                <w:b/>
                <w:bCs/>
              </w:rPr>
            </w:pPr>
            <w:r w:rsidRPr="00205767">
              <w:rPr>
                <w:b/>
                <w:bCs/>
              </w:rPr>
              <w:t>Receiving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65A5C5" w14:textId="55EF61E4" w:rsidR="00205767" w:rsidRPr="00205767" w:rsidRDefault="00205767" w:rsidP="004F2A45">
            <w:proofErr w:type="spellStart"/>
            <w:r w:rsidRPr="00205767">
              <w:t>Nghiệp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vụ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Tiếp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nhận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hàng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hóa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từ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Nhà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cung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cấp</w:t>
            </w:r>
            <w:proofErr w:type="spellEnd"/>
            <w:r w:rsidRPr="00205767">
              <w:t>.</w:t>
            </w:r>
          </w:p>
        </w:tc>
      </w:tr>
      <w:tr w:rsidR="00205767" w:rsidRPr="004F2A45" w14:paraId="7EAE299C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EF30EA" w14:textId="4769F129" w:rsidR="00205767" w:rsidRPr="00205767" w:rsidRDefault="00205767" w:rsidP="004F2A45">
            <w:pPr>
              <w:rPr>
                <w:b/>
                <w:bCs/>
              </w:rPr>
            </w:pPr>
            <w:proofErr w:type="spellStart"/>
            <w:r w:rsidRPr="00205767">
              <w:rPr>
                <w:b/>
                <w:bCs/>
              </w:rPr>
              <w:t>Putaway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3447AA" w14:textId="57A8309B" w:rsidR="00205767" w:rsidRPr="00205767" w:rsidRDefault="00205767" w:rsidP="004F2A45">
            <w:proofErr w:type="spellStart"/>
            <w:r w:rsidRPr="00205767">
              <w:t>Nghiệp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vụ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Sắp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xếp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hàng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hóa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vào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vị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trí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lưu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trữ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trong</w:t>
            </w:r>
            <w:proofErr w:type="spellEnd"/>
            <w:r w:rsidRPr="00205767">
              <w:t xml:space="preserve"> </w:t>
            </w:r>
            <w:proofErr w:type="spellStart"/>
            <w:r w:rsidRPr="00205767">
              <w:t>kho</w:t>
            </w:r>
            <w:proofErr w:type="spellEnd"/>
            <w:r w:rsidRPr="00205767">
              <w:t>.</w:t>
            </w:r>
          </w:p>
        </w:tc>
      </w:tr>
      <w:tr w:rsidR="00205767" w:rsidRPr="004F2A45" w14:paraId="2BC9606D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4A920E" w14:textId="40FCCAB0" w:rsidR="00205767" w:rsidRPr="00205767" w:rsidRDefault="007F2B5F" w:rsidP="004F2A45">
            <w:pPr>
              <w:rPr>
                <w:b/>
                <w:bCs/>
              </w:rPr>
            </w:pPr>
            <w:r w:rsidRPr="007F2B5F">
              <w:rPr>
                <w:b/>
                <w:bCs/>
              </w:rPr>
              <w:t>Picking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D21056" w14:textId="476E45F7" w:rsidR="00205767" w:rsidRPr="00205767" w:rsidRDefault="007F2B5F" w:rsidP="004F2A45">
            <w:proofErr w:type="spellStart"/>
            <w:r w:rsidRPr="007F2B5F">
              <w:t>Nghiệp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vụ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Lấy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hàng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hóa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từ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vị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trí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để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chuẩn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bị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cho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đơn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hàng</w:t>
            </w:r>
            <w:proofErr w:type="spellEnd"/>
            <w:r w:rsidRPr="007F2B5F">
              <w:t xml:space="preserve"> </w:t>
            </w:r>
            <w:proofErr w:type="spellStart"/>
            <w:r w:rsidRPr="007F2B5F">
              <w:t>xuất</w:t>
            </w:r>
            <w:proofErr w:type="spellEnd"/>
            <w:r w:rsidRPr="007F2B5F">
              <w:t>.</w:t>
            </w:r>
          </w:p>
        </w:tc>
      </w:tr>
    </w:tbl>
    <w:p w14:paraId="5B130C83" w14:textId="77777777" w:rsidR="006C3A14" w:rsidRPr="00200E29" w:rsidRDefault="006C3A14" w:rsidP="006C3A14"/>
    <w:p w14:paraId="5A530F05" w14:textId="514A6EA6" w:rsidR="0055403D" w:rsidRDefault="007F2B5F" w:rsidP="00E04F8B">
      <w:pPr>
        <w:pStyle w:val="Heading1"/>
      </w:pPr>
      <w:bookmarkStart w:id="7" w:name="_Toc214055697"/>
      <w:r w:rsidRPr="007F2B5F">
        <w:t>CHƯƠNG 2. MÔ TẢ TỔNG QUAN (OVERALL DESCRIPTION)</w:t>
      </w:r>
      <w:bookmarkEnd w:id="7"/>
    </w:p>
    <w:p w14:paraId="3937BD68" w14:textId="71CFF09C" w:rsidR="007F2B5F" w:rsidRDefault="00BD3EB7" w:rsidP="00BD3EB7">
      <w:pPr>
        <w:pStyle w:val="Heading2"/>
      </w:pPr>
      <w:bookmarkStart w:id="8" w:name="_Toc214055698"/>
      <w:r w:rsidRPr="00BD3EB7">
        <w:t xml:space="preserve">2.1. </w:t>
      </w:r>
      <w:proofErr w:type="spellStart"/>
      <w:r w:rsidRPr="00BD3EB7">
        <w:t>Bối</w:t>
      </w:r>
      <w:proofErr w:type="spellEnd"/>
      <w:r w:rsidRPr="00BD3EB7">
        <w:t xml:space="preserve"> </w:t>
      </w:r>
      <w:proofErr w:type="spellStart"/>
      <w:r w:rsidRPr="00BD3EB7">
        <w:t>cảnh</w:t>
      </w:r>
      <w:proofErr w:type="spellEnd"/>
      <w:r w:rsidRPr="00BD3EB7">
        <w:t xml:space="preserve"> </w:t>
      </w:r>
      <w:proofErr w:type="spellStart"/>
      <w:r w:rsidRPr="00BD3EB7">
        <w:t>Sản</w:t>
      </w:r>
      <w:proofErr w:type="spellEnd"/>
      <w:r w:rsidRPr="00BD3EB7">
        <w:t xml:space="preserve"> </w:t>
      </w:r>
      <w:proofErr w:type="spellStart"/>
      <w:r w:rsidRPr="00BD3EB7">
        <w:t>phẩm</w:t>
      </w:r>
      <w:bookmarkEnd w:id="8"/>
      <w:proofErr w:type="spellEnd"/>
    </w:p>
    <w:p w14:paraId="58FD72B4" w14:textId="77777777" w:rsidR="00F82684" w:rsidRPr="00F82684" w:rsidRDefault="00F82684" w:rsidP="00F82684">
      <w:r w:rsidRPr="00F82684">
        <w:t xml:space="preserve">Smart-WMS </w:t>
      </w:r>
      <w:proofErr w:type="spellStart"/>
      <w:r w:rsidRPr="00F82684">
        <w:t>là</w:t>
      </w:r>
      <w:proofErr w:type="spellEnd"/>
      <w:r w:rsidRPr="00F82684">
        <w:t xml:space="preserve"> </w:t>
      </w:r>
      <w:proofErr w:type="spellStart"/>
      <w:r w:rsidRPr="00F82684">
        <w:t>một</w:t>
      </w:r>
      <w:proofErr w:type="spellEnd"/>
      <w:r w:rsidRPr="00F82684">
        <w:t xml:space="preserve"> </w:t>
      </w:r>
      <w:proofErr w:type="spellStart"/>
      <w:r w:rsidRPr="00F82684">
        <w:rPr>
          <w:b/>
          <w:bCs/>
        </w:rPr>
        <w:t>ứng</w:t>
      </w:r>
      <w:proofErr w:type="spellEnd"/>
      <w:r w:rsidRPr="00F82684">
        <w:rPr>
          <w:b/>
          <w:bCs/>
        </w:rPr>
        <w:t xml:space="preserve"> </w:t>
      </w:r>
      <w:proofErr w:type="spellStart"/>
      <w:r w:rsidRPr="00F82684">
        <w:rPr>
          <w:b/>
          <w:bCs/>
        </w:rPr>
        <w:t>dụng</w:t>
      </w:r>
      <w:proofErr w:type="spellEnd"/>
      <w:r w:rsidRPr="00F82684">
        <w:rPr>
          <w:b/>
          <w:bCs/>
        </w:rPr>
        <w:t xml:space="preserve"> </w:t>
      </w:r>
      <w:proofErr w:type="spellStart"/>
      <w:r w:rsidRPr="00F82684">
        <w:rPr>
          <w:b/>
          <w:bCs/>
        </w:rPr>
        <w:t>quản</w:t>
      </w:r>
      <w:proofErr w:type="spellEnd"/>
      <w:r w:rsidRPr="00F82684">
        <w:rPr>
          <w:b/>
          <w:bCs/>
        </w:rPr>
        <w:t xml:space="preserve"> </w:t>
      </w:r>
      <w:proofErr w:type="spellStart"/>
      <w:r w:rsidRPr="00F82684">
        <w:rPr>
          <w:b/>
          <w:bCs/>
        </w:rPr>
        <w:t>lý</w:t>
      </w:r>
      <w:proofErr w:type="spellEnd"/>
      <w:r w:rsidRPr="00F82684">
        <w:rPr>
          <w:b/>
          <w:bCs/>
        </w:rPr>
        <w:t xml:space="preserve"> </w:t>
      </w:r>
      <w:proofErr w:type="spellStart"/>
      <w:r w:rsidRPr="00F82684">
        <w:rPr>
          <w:b/>
          <w:bCs/>
        </w:rPr>
        <w:t>tập</w:t>
      </w:r>
      <w:proofErr w:type="spellEnd"/>
      <w:r w:rsidRPr="00F82684">
        <w:rPr>
          <w:b/>
          <w:bCs/>
        </w:rPr>
        <w:t xml:space="preserve"> </w:t>
      </w:r>
      <w:proofErr w:type="spellStart"/>
      <w:r w:rsidRPr="00F82684">
        <w:rPr>
          <w:b/>
          <w:bCs/>
        </w:rPr>
        <w:t>trung</w:t>
      </w:r>
      <w:proofErr w:type="spellEnd"/>
      <w:r w:rsidRPr="00F82684">
        <w:rPr>
          <w:b/>
          <w:bCs/>
        </w:rPr>
        <w:t xml:space="preserve"> (Web/Mobile)</w:t>
      </w:r>
      <w:r w:rsidRPr="00F82684">
        <w:t xml:space="preserve">, </w:t>
      </w:r>
      <w:proofErr w:type="spellStart"/>
      <w:r w:rsidRPr="00F82684">
        <w:t>được</w:t>
      </w:r>
      <w:proofErr w:type="spellEnd"/>
      <w:r w:rsidRPr="00F82684">
        <w:t xml:space="preserve"> </w:t>
      </w:r>
      <w:proofErr w:type="spellStart"/>
      <w:r w:rsidRPr="00F82684">
        <w:t>thiết</w:t>
      </w:r>
      <w:proofErr w:type="spellEnd"/>
      <w:r w:rsidRPr="00F82684">
        <w:t xml:space="preserve"> </w:t>
      </w:r>
      <w:proofErr w:type="spellStart"/>
      <w:r w:rsidRPr="00F82684">
        <w:t>kế</w:t>
      </w:r>
      <w:proofErr w:type="spellEnd"/>
      <w:r w:rsidRPr="00F82684">
        <w:t xml:space="preserve"> </w:t>
      </w:r>
      <w:proofErr w:type="spellStart"/>
      <w:r w:rsidRPr="00F82684">
        <w:t>để</w:t>
      </w:r>
      <w:proofErr w:type="spellEnd"/>
      <w:r w:rsidRPr="00F82684">
        <w:t xml:space="preserve"> </w:t>
      </w:r>
      <w:proofErr w:type="spellStart"/>
      <w:r w:rsidRPr="00F82684">
        <w:t>hoạt</w:t>
      </w:r>
      <w:proofErr w:type="spellEnd"/>
      <w:r w:rsidRPr="00F82684">
        <w:t xml:space="preserve"> </w:t>
      </w:r>
      <w:proofErr w:type="spellStart"/>
      <w:r w:rsidRPr="00F82684">
        <w:t>động</w:t>
      </w:r>
      <w:proofErr w:type="spellEnd"/>
      <w:r w:rsidRPr="00F82684">
        <w:t xml:space="preserve"> </w:t>
      </w:r>
      <w:proofErr w:type="spellStart"/>
      <w:r w:rsidRPr="00F82684">
        <w:t>ổn</w:t>
      </w:r>
      <w:proofErr w:type="spellEnd"/>
      <w:r w:rsidRPr="00F82684">
        <w:t xml:space="preserve"> </w:t>
      </w:r>
      <w:proofErr w:type="spellStart"/>
      <w:r w:rsidRPr="00F82684">
        <w:t>định</w:t>
      </w:r>
      <w:proofErr w:type="spellEnd"/>
      <w:r w:rsidRPr="00F82684">
        <w:t xml:space="preserve"> </w:t>
      </w:r>
      <w:proofErr w:type="spellStart"/>
      <w:r w:rsidRPr="00F82684">
        <w:t>và</w:t>
      </w:r>
      <w:proofErr w:type="spellEnd"/>
      <w:r w:rsidRPr="00F82684">
        <w:t xml:space="preserve"> </w:t>
      </w:r>
      <w:proofErr w:type="spellStart"/>
      <w:r w:rsidRPr="00F82684">
        <w:t>liên</w:t>
      </w:r>
      <w:proofErr w:type="spellEnd"/>
      <w:r w:rsidRPr="00F82684">
        <w:t xml:space="preserve"> </w:t>
      </w:r>
      <w:proofErr w:type="spellStart"/>
      <w:r w:rsidRPr="00F82684">
        <w:t>tục</w:t>
      </w:r>
      <w:proofErr w:type="spellEnd"/>
      <w:r w:rsidRPr="00F82684">
        <w:t xml:space="preserve"> </w:t>
      </w:r>
      <w:proofErr w:type="spellStart"/>
      <w:r w:rsidRPr="00F82684">
        <w:t>trong</w:t>
      </w:r>
      <w:proofErr w:type="spellEnd"/>
      <w:r w:rsidRPr="00F82684">
        <w:t xml:space="preserve"> </w:t>
      </w:r>
      <w:proofErr w:type="spellStart"/>
      <w:r w:rsidRPr="00F82684">
        <w:t>môi</w:t>
      </w:r>
      <w:proofErr w:type="spellEnd"/>
      <w:r w:rsidRPr="00F82684">
        <w:t xml:space="preserve"> </w:t>
      </w:r>
      <w:proofErr w:type="spellStart"/>
      <w:r w:rsidRPr="00F82684">
        <w:t>trường</w:t>
      </w:r>
      <w:proofErr w:type="spellEnd"/>
      <w:r w:rsidRPr="00F82684">
        <w:t xml:space="preserve"> </w:t>
      </w:r>
      <w:proofErr w:type="spellStart"/>
      <w:r w:rsidRPr="00F82684">
        <w:t>kho</w:t>
      </w:r>
      <w:proofErr w:type="spellEnd"/>
      <w:r w:rsidRPr="00F82684">
        <w:t xml:space="preserve"> </w:t>
      </w:r>
      <w:proofErr w:type="spellStart"/>
      <w:r w:rsidRPr="00F82684">
        <w:t>bãi</w:t>
      </w:r>
      <w:proofErr w:type="spellEnd"/>
      <w:r w:rsidRPr="00F82684">
        <w:t>.</w:t>
      </w:r>
    </w:p>
    <w:p w14:paraId="0E263D15" w14:textId="77777777" w:rsidR="00F82684" w:rsidRPr="00F82684" w:rsidRDefault="00F82684">
      <w:pPr>
        <w:numPr>
          <w:ilvl w:val="0"/>
          <w:numId w:val="5"/>
        </w:numPr>
      </w:pPr>
      <w:proofErr w:type="spellStart"/>
      <w:r w:rsidRPr="00F82684">
        <w:rPr>
          <w:b/>
          <w:bCs/>
        </w:rPr>
        <w:t>Nền</w:t>
      </w:r>
      <w:proofErr w:type="spellEnd"/>
      <w:r w:rsidRPr="00F82684">
        <w:rPr>
          <w:b/>
          <w:bCs/>
        </w:rPr>
        <w:t xml:space="preserve"> </w:t>
      </w:r>
      <w:proofErr w:type="spellStart"/>
      <w:r w:rsidRPr="00F82684">
        <w:rPr>
          <w:b/>
          <w:bCs/>
        </w:rPr>
        <w:t>tảng</w:t>
      </w:r>
      <w:proofErr w:type="spellEnd"/>
      <w:r w:rsidRPr="00F82684">
        <w:rPr>
          <w:b/>
          <w:bCs/>
        </w:rPr>
        <w:t xml:space="preserve"> Web (PC/Tablet):</w:t>
      </w:r>
      <w:r w:rsidRPr="00F82684">
        <w:t xml:space="preserve"> </w:t>
      </w:r>
      <w:proofErr w:type="spellStart"/>
      <w:r w:rsidRPr="00F82684">
        <w:t>Dành</w:t>
      </w:r>
      <w:proofErr w:type="spellEnd"/>
      <w:r w:rsidRPr="00F82684">
        <w:t xml:space="preserve"> </w:t>
      </w:r>
      <w:proofErr w:type="spellStart"/>
      <w:r w:rsidRPr="00F82684">
        <w:t>cho</w:t>
      </w:r>
      <w:proofErr w:type="spellEnd"/>
      <w:r w:rsidRPr="00F82684">
        <w:t xml:space="preserve"> Quản </w:t>
      </w:r>
      <w:proofErr w:type="spellStart"/>
      <w:r w:rsidRPr="00F82684">
        <w:t>lý</w:t>
      </w:r>
      <w:proofErr w:type="spellEnd"/>
      <w:r w:rsidRPr="00F82684">
        <w:t xml:space="preserve"> Kho </w:t>
      </w:r>
      <w:proofErr w:type="spellStart"/>
      <w:r w:rsidRPr="00F82684">
        <w:t>để</w:t>
      </w:r>
      <w:proofErr w:type="spellEnd"/>
      <w:r w:rsidRPr="00F82684">
        <w:t xml:space="preserve"> </w:t>
      </w:r>
      <w:proofErr w:type="spellStart"/>
      <w:r w:rsidRPr="00F82684">
        <w:t>thực</w:t>
      </w:r>
      <w:proofErr w:type="spellEnd"/>
      <w:r w:rsidRPr="00F82684">
        <w:t xml:space="preserve"> </w:t>
      </w:r>
      <w:proofErr w:type="spellStart"/>
      <w:r w:rsidRPr="00F82684">
        <w:t>hiện</w:t>
      </w:r>
      <w:proofErr w:type="spellEnd"/>
      <w:r w:rsidRPr="00F82684">
        <w:t xml:space="preserve"> </w:t>
      </w:r>
      <w:proofErr w:type="spellStart"/>
      <w:r w:rsidRPr="00F82684">
        <w:t>các</w:t>
      </w:r>
      <w:proofErr w:type="spellEnd"/>
      <w:r w:rsidRPr="00F82684">
        <w:t xml:space="preserve"> </w:t>
      </w:r>
      <w:proofErr w:type="spellStart"/>
      <w:r w:rsidRPr="00F82684">
        <w:t>tác</w:t>
      </w:r>
      <w:proofErr w:type="spellEnd"/>
      <w:r w:rsidRPr="00F82684">
        <w:t xml:space="preserve"> </w:t>
      </w:r>
      <w:proofErr w:type="spellStart"/>
      <w:r w:rsidRPr="00F82684">
        <w:t>vụ</w:t>
      </w:r>
      <w:proofErr w:type="spellEnd"/>
      <w:r w:rsidRPr="00F82684">
        <w:t xml:space="preserve"> </w:t>
      </w:r>
      <w:proofErr w:type="spellStart"/>
      <w:r w:rsidRPr="00F82684">
        <w:t>cấu</w:t>
      </w:r>
      <w:proofErr w:type="spellEnd"/>
      <w:r w:rsidRPr="00F82684">
        <w:t xml:space="preserve"> </w:t>
      </w:r>
      <w:proofErr w:type="spellStart"/>
      <w:r w:rsidRPr="00F82684">
        <w:t>hình</w:t>
      </w:r>
      <w:proofErr w:type="spellEnd"/>
      <w:r w:rsidRPr="00F82684">
        <w:t xml:space="preserve"> (</w:t>
      </w:r>
      <w:proofErr w:type="spellStart"/>
      <w:r w:rsidRPr="00F82684">
        <w:t>tạo</w:t>
      </w:r>
      <w:proofErr w:type="spellEnd"/>
      <w:r w:rsidRPr="00F82684">
        <w:t xml:space="preserve"> SKU, </w:t>
      </w:r>
      <w:proofErr w:type="spellStart"/>
      <w:r w:rsidRPr="00F82684">
        <w:t>quản</w:t>
      </w:r>
      <w:proofErr w:type="spellEnd"/>
      <w:r w:rsidRPr="00F82684">
        <w:t xml:space="preserve"> </w:t>
      </w:r>
      <w:proofErr w:type="spellStart"/>
      <w:r w:rsidRPr="00F82684">
        <w:t>lý</w:t>
      </w:r>
      <w:proofErr w:type="spellEnd"/>
      <w:r w:rsidRPr="00F82684">
        <w:t xml:space="preserve"> </w:t>
      </w:r>
      <w:proofErr w:type="spellStart"/>
      <w:r w:rsidRPr="00F82684">
        <w:t>Vị</w:t>
      </w:r>
      <w:proofErr w:type="spellEnd"/>
      <w:r w:rsidRPr="00F82684">
        <w:t xml:space="preserve"> </w:t>
      </w:r>
      <w:proofErr w:type="spellStart"/>
      <w:r w:rsidRPr="00F82684">
        <w:t>trí</w:t>
      </w:r>
      <w:proofErr w:type="spellEnd"/>
      <w:r w:rsidRPr="00F82684">
        <w:t xml:space="preserve">), </w:t>
      </w:r>
      <w:proofErr w:type="spellStart"/>
      <w:r w:rsidRPr="00F82684">
        <w:t>xem</w:t>
      </w:r>
      <w:proofErr w:type="spellEnd"/>
      <w:r w:rsidRPr="00F82684">
        <w:t xml:space="preserve"> </w:t>
      </w:r>
      <w:proofErr w:type="spellStart"/>
      <w:r w:rsidRPr="00F82684">
        <w:t>báo</w:t>
      </w:r>
      <w:proofErr w:type="spellEnd"/>
      <w:r w:rsidRPr="00F82684">
        <w:t xml:space="preserve"> </w:t>
      </w:r>
      <w:proofErr w:type="spellStart"/>
      <w:r w:rsidRPr="00F82684">
        <w:t>cáo</w:t>
      </w:r>
      <w:proofErr w:type="spellEnd"/>
      <w:r w:rsidRPr="00F82684">
        <w:t xml:space="preserve"> </w:t>
      </w:r>
      <w:proofErr w:type="spellStart"/>
      <w:r w:rsidRPr="00F82684">
        <w:t>tổng</w:t>
      </w:r>
      <w:proofErr w:type="spellEnd"/>
      <w:r w:rsidRPr="00F82684">
        <w:t xml:space="preserve"> </w:t>
      </w:r>
      <w:proofErr w:type="spellStart"/>
      <w:r w:rsidRPr="00F82684">
        <w:t>thể</w:t>
      </w:r>
      <w:proofErr w:type="spellEnd"/>
      <w:r w:rsidRPr="00F82684">
        <w:t xml:space="preserve">, </w:t>
      </w:r>
      <w:proofErr w:type="spellStart"/>
      <w:r w:rsidRPr="00F82684">
        <w:t>và</w:t>
      </w:r>
      <w:proofErr w:type="spellEnd"/>
      <w:r w:rsidRPr="00F82684">
        <w:t xml:space="preserve"> </w:t>
      </w:r>
      <w:proofErr w:type="spellStart"/>
      <w:r w:rsidRPr="00F82684">
        <w:t>phê</w:t>
      </w:r>
      <w:proofErr w:type="spellEnd"/>
      <w:r w:rsidRPr="00F82684">
        <w:t xml:space="preserve"> </w:t>
      </w:r>
      <w:proofErr w:type="spellStart"/>
      <w:r w:rsidRPr="00F82684">
        <w:t>duyệt</w:t>
      </w:r>
      <w:proofErr w:type="spellEnd"/>
      <w:r w:rsidRPr="00F82684">
        <w:t xml:space="preserve"> </w:t>
      </w:r>
      <w:proofErr w:type="spellStart"/>
      <w:r w:rsidRPr="00F82684">
        <w:t>các</w:t>
      </w:r>
      <w:proofErr w:type="spellEnd"/>
      <w:r w:rsidRPr="00F82684">
        <w:t xml:space="preserve"> </w:t>
      </w:r>
      <w:proofErr w:type="spellStart"/>
      <w:r w:rsidRPr="00F82684">
        <w:t>phiếu</w:t>
      </w:r>
      <w:proofErr w:type="spellEnd"/>
      <w:r w:rsidRPr="00F82684">
        <w:t xml:space="preserve"> </w:t>
      </w:r>
      <w:proofErr w:type="spellStart"/>
      <w:r w:rsidRPr="00F82684">
        <w:t>điều</w:t>
      </w:r>
      <w:proofErr w:type="spellEnd"/>
      <w:r w:rsidRPr="00F82684">
        <w:t xml:space="preserve"> </w:t>
      </w:r>
      <w:proofErr w:type="spellStart"/>
      <w:r w:rsidRPr="00F82684">
        <w:t>chỉnh</w:t>
      </w:r>
      <w:proofErr w:type="spellEnd"/>
      <w:r w:rsidRPr="00F82684">
        <w:t>.</w:t>
      </w:r>
    </w:p>
    <w:p w14:paraId="6C02125D" w14:textId="48411BB6" w:rsidR="00F82684" w:rsidRPr="00F82684" w:rsidRDefault="00F82684">
      <w:pPr>
        <w:numPr>
          <w:ilvl w:val="0"/>
          <w:numId w:val="5"/>
        </w:numPr>
      </w:pPr>
      <w:proofErr w:type="spellStart"/>
      <w:r w:rsidRPr="00F82684">
        <w:rPr>
          <w:b/>
          <w:bCs/>
        </w:rPr>
        <w:t>Nền</w:t>
      </w:r>
      <w:proofErr w:type="spellEnd"/>
      <w:r w:rsidRPr="00F82684">
        <w:rPr>
          <w:b/>
          <w:bCs/>
        </w:rPr>
        <w:t xml:space="preserve"> </w:t>
      </w:r>
      <w:proofErr w:type="spellStart"/>
      <w:r w:rsidRPr="00F82684">
        <w:rPr>
          <w:b/>
          <w:bCs/>
        </w:rPr>
        <w:t>tảng</w:t>
      </w:r>
      <w:proofErr w:type="spellEnd"/>
      <w:r w:rsidRPr="00F82684">
        <w:rPr>
          <w:b/>
          <w:bCs/>
        </w:rPr>
        <w:t xml:space="preserve"> Mobile (</w:t>
      </w:r>
      <w:proofErr w:type="spellStart"/>
      <w:r w:rsidRPr="00F82684">
        <w:rPr>
          <w:b/>
          <w:bCs/>
        </w:rPr>
        <w:t>Thiết</w:t>
      </w:r>
      <w:proofErr w:type="spellEnd"/>
      <w:r w:rsidRPr="00F82684">
        <w:rPr>
          <w:b/>
          <w:bCs/>
        </w:rPr>
        <w:t xml:space="preserve"> </w:t>
      </w:r>
      <w:proofErr w:type="spellStart"/>
      <w:r w:rsidRPr="00F82684">
        <w:rPr>
          <w:b/>
          <w:bCs/>
        </w:rPr>
        <w:t>bị</w:t>
      </w:r>
      <w:proofErr w:type="spellEnd"/>
      <w:r w:rsidRPr="00F82684">
        <w:rPr>
          <w:b/>
          <w:bCs/>
        </w:rPr>
        <w:t xml:space="preserve"> </w:t>
      </w:r>
      <w:proofErr w:type="spellStart"/>
      <w:r w:rsidRPr="00F82684">
        <w:rPr>
          <w:b/>
          <w:bCs/>
        </w:rPr>
        <w:t>cầm</w:t>
      </w:r>
      <w:proofErr w:type="spellEnd"/>
      <w:r w:rsidRPr="00F82684">
        <w:rPr>
          <w:b/>
          <w:bCs/>
        </w:rPr>
        <w:t xml:space="preserve"> </w:t>
      </w:r>
      <w:proofErr w:type="spellStart"/>
      <w:r w:rsidRPr="00F82684">
        <w:rPr>
          <w:b/>
          <w:bCs/>
        </w:rPr>
        <w:t>tay</w:t>
      </w:r>
      <w:proofErr w:type="spellEnd"/>
      <w:proofErr w:type="gramStart"/>
      <w:r w:rsidR="00D00EE1">
        <w:rPr>
          <w:b/>
          <w:bCs/>
        </w:rPr>
        <w:t>):</w:t>
      </w:r>
      <w:proofErr w:type="spellStart"/>
      <w:r w:rsidRPr="00F82684">
        <w:t>Dành</w:t>
      </w:r>
      <w:proofErr w:type="spellEnd"/>
      <w:proofErr w:type="gramEnd"/>
      <w:r w:rsidRPr="00F82684">
        <w:t xml:space="preserve"> </w:t>
      </w:r>
      <w:proofErr w:type="spellStart"/>
      <w:r w:rsidRPr="00F82684">
        <w:t>cho</w:t>
      </w:r>
      <w:proofErr w:type="spellEnd"/>
      <w:r w:rsidRPr="00F82684">
        <w:t xml:space="preserve"> </w:t>
      </w:r>
      <w:proofErr w:type="spellStart"/>
      <w:r w:rsidRPr="00F82684">
        <w:t>Nhân</w:t>
      </w:r>
      <w:proofErr w:type="spellEnd"/>
      <w:r w:rsidRPr="00F82684">
        <w:t xml:space="preserve"> </w:t>
      </w:r>
      <w:proofErr w:type="spellStart"/>
      <w:r w:rsidRPr="00F82684">
        <w:t>viên</w:t>
      </w:r>
      <w:proofErr w:type="spellEnd"/>
      <w:r w:rsidRPr="00F82684">
        <w:t xml:space="preserve"> Kho </w:t>
      </w:r>
      <w:proofErr w:type="spellStart"/>
      <w:r w:rsidRPr="00F82684">
        <w:t>để</w:t>
      </w:r>
      <w:proofErr w:type="spellEnd"/>
      <w:r w:rsidRPr="00F82684">
        <w:t xml:space="preserve"> </w:t>
      </w:r>
      <w:proofErr w:type="spellStart"/>
      <w:r w:rsidRPr="00F82684">
        <w:t>thực</w:t>
      </w:r>
      <w:proofErr w:type="spellEnd"/>
      <w:r w:rsidRPr="00F82684">
        <w:t xml:space="preserve"> </w:t>
      </w:r>
      <w:proofErr w:type="spellStart"/>
      <w:r w:rsidRPr="00F82684">
        <w:t>hiện</w:t>
      </w:r>
      <w:proofErr w:type="spellEnd"/>
      <w:r w:rsidRPr="00F82684">
        <w:t xml:space="preserve"> </w:t>
      </w:r>
      <w:proofErr w:type="spellStart"/>
      <w:r w:rsidRPr="00F82684">
        <w:t>các</w:t>
      </w:r>
      <w:proofErr w:type="spellEnd"/>
      <w:r w:rsidRPr="00F82684">
        <w:t xml:space="preserve"> </w:t>
      </w:r>
      <w:proofErr w:type="spellStart"/>
      <w:r w:rsidRPr="00F82684">
        <w:t>nghiệp</w:t>
      </w:r>
      <w:proofErr w:type="spellEnd"/>
      <w:r w:rsidRPr="00F82684">
        <w:t xml:space="preserve"> </w:t>
      </w:r>
      <w:proofErr w:type="spellStart"/>
      <w:r w:rsidRPr="00F82684">
        <w:t>vụ</w:t>
      </w:r>
      <w:proofErr w:type="spellEnd"/>
      <w:r w:rsidRPr="00F82684">
        <w:t xml:space="preserve"> </w:t>
      </w:r>
      <w:proofErr w:type="spellStart"/>
      <w:r w:rsidRPr="00F82684">
        <w:t>tại</w:t>
      </w:r>
      <w:proofErr w:type="spellEnd"/>
      <w:r w:rsidRPr="00F82684">
        <w:t xml:space="preserve"> </w:t>
      </w:r>
      <w:proofErr w:type="spellStart"/>
      <w:r w:rsidRPr="00F82684">
        <w:t>chỗ</w:t>
      </w:r>
      <w:proofErr w:type="spellEnd"/>
      <w:r w:rsidRPr="00F82684">
        <w:t xml:space="preserve"> (</w:t>
      </w:r>
      <w:proofErr w:type="spellStart"/>
      <w:r w:rsidRPr="00F82684">
        <w:t>Tiếp</w:t>
      </w:r>
      <w:proofErr w:type="spellEnd"/>
      <w:r w:rsidRPr="00F82684">
        <w:t xml:space="preserve"> </w:t>
      </w:r>
      <w:proofErr w:type="spellStart"/>
      <w:r w:rsidRPr="00F82684">
        <w:t>nhận</w:t>
      </w:r>
      <w:proofErr w:type="spellEnd"/>
      <w:r w:rsidRPr="00F82684">
        <w:t xml:space="preserve">, </w:t>
      </w:r>
      <w:proofErr w:type="spellStart"/>
      <w:r w:rsidRPr="00F82684">
        <w:t>Sắp</w:t>
      </w:r>
      <w:proofErr w:type="spellEnd"/>
      <w:r w:rsidRPr="00F82684">
        <w:t xml:space="preserve"> </w:t>
      </w:r>
      <w:proofErr w:type="spellStart"/>
      <w:r w:rsidRPr="00F82684">
        <w:t>xếp</w:t>
      </w:r>
      <w:proofErr w:type="spellEnd"/>
      <w:r w:rsidRPr="00F82684">
        <w:t xml:space="preserve">, </w:t>
      </w:r>
      <w:proofErr w:type="spellStart"/>
      <w:r w:rsidRPr="00F82684">
        <w:t>Lấy</w:t>
      </w:r>
      <w:proofErr w:type="spellEnd"/>
      <w:r w:rsidRPr="00F82684">
        <w:t xml:space="preserve"> </w:t>
      </w:r>
      <w:proofErr w:type="spellStart"/>
      <w:r w:rsidRPr="00F82684">
        <w:t>hàng</w:t>
      </w:r>
      <w:proofErr w:type="spellEnd"/>
      <w:r w:rsidRPr="00F82684">
        <w:t xml:space="preserve">, </w:t>
      </w:r>
      <w:proofErr w:type="spellStart"/>
      <w:r w:rsidRPr="00F82684">
        <w:t>Kiểm</w:t>
      </w:r>
      <w:proofErr w:type="spellEnd"/>
      <w:r w:rsidRPr="00F82684">
        <w:t xml:space="preserve"> </w:t>
      </w:r>
      <w:proofErr w:type="spellStart"/>
      <w:r w:rsidRPr="00F82684">
        <w:t>kê</w:t>
      </w:r>
      <w:proofErr w:type="spellEnd"/>
      <w:r w:rsidRPr="00F82684">
        <w:t xml:space="preserve">) </w:t>
      </w:r>
      <w:proofErr w:type="spellStart"/>
      <w:r w:rsidRPr="00F82684">
        <w:t>bằng</w:t>
      </w:r>
      <w:proofErr w:type="spellEnd"/>
      <w:r w:rsidRPr="00F82684">
        <w:t xml:space="preserve"> </w:t>
      </w:r>
      <w:proofErr w:type="spellStart"/>
      <w:r w:rsidRPr="00F82684">
        <w:t>cách</w:t>
      </w:r>
      <w:proofErr w:type="spellEnd"/>
      <w:r w:rsidRPr="00F82684">
        <w:t xml:space="preserve"> </w:t>
      </w:r>
      <w:proofErr w:type="spellStart"/>
      <w:r w:rsidRPr="00F82684">
        <w:t>quét</w:t>
      </w:r>
      <w:proofErr w:type="spellEnd"/>
      <w:r w:rsidRPr="00F82684">
        <w:t xml:space="preserve"> </w:t>
      </w:r>
      <w:proofErr w:type="spellStart"/>
      <w:r w:rsidRPr="00F82684">
        <w:t>mã</w:t>
      </w:r>
      <w:proofErr w:type="spellEnd"/>
      <w:r w:rsidRPr="00F82684">
        <w:t xml:space="preserve"> </w:t>
      </w:r>
      <w:proofErr w:type="spellStart"/>
      <w:r w:rsidRPr="00F82684">
        <w:t>vạch</w:t>
      </w:r>
      <w:proofErr w:type="spellEnd"/>
      <w:r w:rsidRPr="00F82684">
        <w:t xml:space="preserve">, </w:t>
      </w:r>
      <w:proofErr w:type="spellStart"/>
      <w:r w:rsidRPr="00F82684">
        <w:t>đảm</w:t>
      </w:r>
      <w:proofErr w:type="spellEnd"/>
      <w:r w:rsidRPr="00F82684">
        <w:t xml:space="preserve"> </w:t>
      </w:r>
      <w:proofErr w:type="spellStart"/>
      <w:r w:rsidRPr="00F82684">
        <w:t>bảo</w:t>
      </w:r>
      <w:proofErr w:type="spellEnd"/>
      <w:r w:rsidRPr="00F82684">
        <w:t xml:space="preserve"> </w:t>
      </w:r>
      <w:proofErr w:type="spellStart"/>
      <w:r w:rsidRPr="00F82684">
        <w:t>tính</w:t>
      </w:r>
      <w:proofErr w:type="spellEnd"/>
      <w:r w:rsidRPr="00F82684">
        <w:t xml:space="preserve"> </w:t>
      </w:r>
      <w:proofErr w:type="spellStart"/>
      <w:r w:rsidRPr="00F82684">
        <w:t>chính</w:t>
      </w:r>
      <w:proofErr w:type="spellEnd"/>
      <w:r w:rsidRPr="00F82684">
        <w:t xml:space="preserve"> </w:t>
      </w:r>
      <w:proofErr w:type="spellStart"/>
      <w:r w:rsidRPr="00F82684">
        <w:t>xác</w:t>
      </w:r>
      <w:proofErr w:type="spellEnd"/>
      <w:r w:rsidRPr="00F82684">
        <w:t xml:space="preserve"> </w:t>
      </w:r>
      <w:proofErr w:type="spellStart"/>
      <w:r w:rsidRPr="00F82684">
        <w:t>và</w:t>
      </w:r>
      <w:proofErr w:type="spellEnd"/>
      <w:r w:rsidRPr="00F82684">
        <w:t xml:space="preserve"> </w:t>
      </w:r>
      <w:proofErr w:type="spellStart"/>
      <w:r w:rsidRPr="00F82684">
        <w:t>thời</w:t>
      </w:r>
      <w:proofErr w:type="spellEnd"/>
      <w:r w:rsidRPr="00F82684">
        <w:t xml:space="preserve"> </w:t>
      </w:r>
      <w:proofErr w:type="spellStart"/>
      <w:r w:rsidRPr="00F82684">
        <w:t>gian</w:t>
      </w:r>
      <w:proofErr w:type="spellEnd"/>
      <w:r w:rsidRPr="00F82684">
        <w:t xml:space="preserve"> </w:t>
      </w:r>
      <w:proofErr w:type="spellStart"/>
      <w:r w:rsidRPr="00F82684">
        <w:t>thực</w:t>
      </w:r>
      <w:proofErr w:type="spellEnd"/>
      <w:r w:rsidRPr="00F82684">
        <w:t>.</w:t>
      </w:r>
    </w:p>
    <w:p w14:paraId="26875B6B" w14:textId="77777777" w:rsidR="00F82684" w:rsidRDefault="00F82684" w:rsidP="00F82684">
      <w:proofErr w:type="spellStart"/>
      <w:r w:rsidRPr="00F82684">
        <w:t>Dữ</w:t>
      </w:r>
      <w:proofErr w:type="spellEnd"/>
      <w:r w:rsidRPr="00F82684">
        <w:t xml:space="preserve"> </w:t>
      </w:r>
      <w:proofErr w:type="spellStart"/>
      <w:r w:rsidRPr="00F82684">
        <w:t>liệu</w:t>
      </w:r>
      <w:proofErr w:type="spellEnd"/>
      <w:r w:rsidRPr="00F82684">
        <w:t xml:space="preserve"> </w:t>
      </w:r>
      <w:proofErr w:type="spellStart"/>
      <w:r w:rsidRPr="00F82684">
        <w:t>của</w:t>
      </w:r>
      <w:proofErr w:type="spellEnd"/>
      <w:r w:rsidRPr="00F82684">
        <w:t xml:space="preserve"> </w:t>
      </w:r>
      <w:proofErr w:type="spellStart"/>
      <w:r w:rsidRPr="00F82684">
        <w:t>hệ</w:t>
      </w:r>
      <w:proofErr w:type="spellEnd"/>
      <w:r w:rsidRPr="00F82684">
        <w:t xml:space="preserve"> </w:t>
      </w:r>
      <w:proofErr w:type="spellStart"/>
      <w:r w:rsidRPr="00F82684">
        <w:t>thống</w:t>
      </w:r>
      <w:proofErr w:type="spellEnd"/>
      <w:r w:rsidRPr="00F82684">
        <w:t xml:space="preserve"> </w:t>
      </w:r>
      <w:proofErr w:type="spellStart"/>
      <w:r w:rsidRPr="00F82684">
        <w:t>sẽ</w:t>
      </w:r>
      <w:proofErr w:type="spellEnd"/>
      <w:r w:rsidRPr="00F82684">
        <w:t xml:space="preserve"> </w:t>
      </w:r>
      <w:proofErr w:type="spellStart"/>
      <w:r w:rsidRPr="00F82684">
        <w:t>được</w:t>
      </w:r>
      <w:proofErr w:type="spellEnd"/>
      <w:r w:rsidRPr="00F82684">
        <w:t xml:space="preserve"> </w:t>
      </w:r>
      <w:proofErr w:type="spellStart"/>
      <w:r w:rsidRPr="00F82684">
        <w:t>lưu</w:t>
      </w:r>
      <w:proofErr w:type="spellEnd"/>
      <w:r w:rsidRPr="00F82684">
        <w:t xml:space="preserve"> </w:t>
      </w:r>
      <w:proofErr w:type="spellStart"/>
      <w:r w:rsidRPr="00F82684">
        <w:t>trữ</w:t>
      </w:r>
      <w:proofErr w:type="spellEnd"/>
      <w:r w:rsidRPr="00F82684">
        <w:t xml:space="preserve"> </w:t>
      </w:r>
      <w:proofErr w:type="spellStart"/>
      <w:r w:rsidRPr="00F82684">
        <w:t>trên</w:t>
      </w:r>
      <w:proofErr w:type="spellEnd"/>
      <w:r w:rsidRPr="00F82684">
        <w:t xml:space="preserve"> </w:t>
      </w:r>
      <w:proofErr w:type="spellStart"/>
      <w:r w:rsidRPr="00F82684">
        <w:t>một</w:t>
      </w:r>
      <w:proofErr w:type="spellEnd"/>
      <w:r w:rsidRPr="00F82684">
        <w:t xml:space="preserve"> </w:t>
      </w:r>
      <w:proofErr w:type="spellStart"/>
      <w:r w:rsidRPr="00F82684">
        <w:t>máy</w:t>
      </w:r>
      <w:proofErr w:type="spellEnd"/>
      <w:r w:rsidRPr="00F82684">
        <w:t xml:space="preserve"> </w:t>
      </w:r>
      <w:proofErr w:type="spellStart"/>
      <w:r w:rsidRPr="00F82684">
        <w:t>chủ</w:t>
      </w:r>
      <w:proofErr w:type="spellEnd"/>
      <w:r w:rsidRPr="00F82684">
        <w:t xml:space="preserve"> </w:t>
      </w:r>
      <w:proofErr w:type="spellStart"/>
      <w:r w:rsidRPr="00F82684">
        <w:t>tập</w:t>
      </w:r>
      <w:proofErr w:type="spellEnd"/>
      <w:r w:rsidRPr="00F82684">
        <w:t xml:space="preserve"> </w:t>
      </w:r>
      <w:proofErr w:type="spellStart"/>
      <w:r w:rsidRPr="00F82684">
        <w:t>trung</w:t>
      </w:r>
      <w:proofErr w:type="spellEnd"/>
      <w:r w:rsidRPr="00F82684">
        <w:t xml:space="preserve"> </w:t>
      </w:r>
      <w:proofErr w:type="spellStart"/>
      <w:r w:rsidRPr="00F82684">
        <w:t>để</w:t>
      </w:r>
      <w:proofErr w:type="spellEnd"/>
      <w:r w:rsidRPr="00F82684">
        <w:t xml:space="preserve"> </w:t>
      </w:r>
      <w:proofErr w:type="spellStart"/>
      <w:r w:rsidRPr="00F82684">
        <w:t>đảm</w:t>
      </w:r>
      <w:proofErr w:type="spellEnd"/>
      <w:r w:rsidRPr="00F82684">
        <w:t xml:space="preserve"> </w:t>
      </w:r>
      <w:proofErr w:type="spellStart"/>
      <w:r w:rsidRPr="00F82684">
        <w:t>bảo</w:t>
      </w:r>
      <w:proofErr w:type="spellEnd"/>
      <w:r w:rsidRPr="00F82684">
        <w:t xml:space="preserve"> </w:t>
      </w:r>
      <w:proofErr w:type="spellStart"/>
      <w:r w:rsidRPr="00F82684">
        <w:t>tính</w:t>
      </w:r>
      <w:proofErr w:type="spellEnd"/>
      <w:r w:rsidRPr="00F82684">
        <w:t xml:space="preserve"> </w:t>
      </w:r>
      <w:proofErr w:type="spellStart"/>
      <w:r w:rsidRPr="00F82684">
        <w:t>đồng</w:t>
      </w:r>
      <w:proofErr w:type="spellEnd"/>
      <w:r w:rsidRPr="00F82684">
        <w:t xml:space="preserve"> </w:t>
      </w:r>
      <w:proofErr w:type="spellStart"/>
      <w:r w:rsidRPr="00F82684">
        <w:t>bộ</w:t>
      </w:r>
      <w:proofErr w:type="spellEnd"/>
      <w:r w:rsidRPr="00F82684">
        <w:t xml:space="preserve"> </w:t>
      </w:r>
      <w:proofErr w:type="spellStart"/>
      <w:r w:rsidRPr="00F82684">
        <w:t>theo</w:t>
      </w:r>
      <w:proofErr w:type="spellEnd"/>
      <w:r w:rsidRPr="00F82684">
        <w:t xml:space="preserve"> </w:t>
      </w:r>
      <w:proofErr w:type="spellStart"/>
      <w:r w:rsidRPr="00F82684">
        <w:t>thời</w:t>
      </w:r>
      <w:proofErr w:type="spellEnd"/>
      <w:r w:rsidRPr="00F82684">
        <w:t xml:space="preserve"> </w:t>
      </w:r>
      <w:proofErr w:type="spellStart"/>
      <w:r w:rsidRPr="00F82684">
        <w:t>gian</w:t>
      </w:r>
      <w:proofErr w:type="spellEnd"/>
      <w:r w:rsidRPr="00F82684">
        <w:t xml:space="preserve"> </w:t>
      </w:r>
      <w:proofErr w:type="spellStart"/>
      <w:r w:rsidRPr="00F82684">
        <w:t>thực</w:t>
      </w:r>
      <w:proofErr w:type="spellEnd"/>
      <w:r w:rsidRPr="00F82684">
        <w:t xml:space="preserve"> </w:t>
      </w:r>
      <w:proofErr w:type="spellStart"/>
      <w:r w:rsidRPr="00F82684">
        <w:t>cho</w:t>
      </w:r>
      <w:proofErr w:type="spellEnd"/>
      <w:r w:rsidRPr="00F82684">
        <w:t xml:space="preserve"> </w:t>
      </w:r>
      <w:proofErr w:type="spellStart"/>
      <w:r w:rsidRPr="00F82684">
        <w:t>mọi</w:t>
      </w:r>
      <w:proofErr w:type="spellEnd"/>
      <w:r w:rsidRPr="00F82684">
        <w:t xml:space="preserve"> </w:t>
      </w:r>
      <w:proofErr w:type="spellStart"/>
      <w:r w:rsidRPr="00F82684">
        <w:t>người</w:t>
      </w:r>
      <w:proofErr w:type="spellEnd"/>
      <w:r w:rsidRPr="00F82684">
        <w:t xml:space="preserve"> </w:t>
      </w:r>
      <w:proofErr w:type="spellStart"/>
      <w:r w:rsidRPr="00F82684">
        <w:t>dùng</w:t>
      </w:r>
      <w:proofErr w:type="spellEnd"/>
      <w:r w:rsidRPr="00F82684">
        <w:t>.</w:t>
      </w:r>
    </w:p>
    <w:p w14:paraId="10F07616" w14:textId="7E6DB396" w:rsidR="00F82684" w:rsidRDefault="00D52994" w:rsidP="00D52994">
      <w:pPr>
        <w:pStyle w:val="Heading2"/>
      </w:pPr>
      <w:bookmarkStart w:id="9" w:name="_Toc214055699"/>
      <w:r w:rsidRPr="00D52994">
        <w:lastRenderedPageBreak/>
        <w:t xml:space="preserve">2.2. </w:t>
      </w:r>
      <w:proofErr w:type="spellStart"/>
      <w:r w:rsidRPr="00D52994">
        <w:t>Kiến</w:t>
      </w:r>
      <w:proofErr w:type="spellEnd"/>
      <w:r w:rsidRPr="00D52994">
        <w:t xml:space="preserve"> </w:t>
      </w:r>
      <w:proofErr w:type="spellStart"/>
      <w:r w:rsidRPr="00D52994">
        <w:t>trúc</w:t>
      </w:r>
      <w:proofErr w:type="spellEnd"/>
      <w:r w:rsidRPr="00D52994">
        <w:t xml:space="preserve"> </w:t>
      </w:r>
      <w:proofErr w:type="spellStart"/>
      <w:r w:rsidRPr="00D52994">
        <w:t>hệ</w:t>
      </w:r>
      <w:proofErr w:type="spellEnd"/>
      <w:r w:rsidRPr="00D52994">
        <w:t xml:space="preserve"> </w:t>
      </w:r>
      <w:proofErr w:type="spellStart"/>
      <w:r w:rsidRPr="00D52994">
        <w:t>thống</w:t>
      </w:r>
      <w:bookmarkEnd w:id="9"/>
      <w:proofErr w:type="spellEnd"/>
    </w:p>
    <w:p w14:paraId="39C5D249" w14:textId="0DD49F0E" w:rsidR="00D52994" w:rsidRPr="00D52994" w:rsidRDefault="00BD4035" w:rsidP="00D52994">
      <w:r w:rsidRPr="00BD4035">
        <w:rPr>
          <w:noProof/>
        </w:rPr>
        <w:drawing>
          <wp:inline distT="0" distB="0" distL="0" distR="0" wp14:anchorId="30E6A3B8" wp14:editId="7199F6DB">
            <wp:extent cx="5943600" cy="4936490"/>
            <wp:effectExtent l="0" t="0" r="0" b="0"/>
            <wp:docPr id="1793545175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45175" name="Picture 1" descr="A diagram of a data flow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731E" w14:textId="20445DAD" w:rsidR="001A3CF8" w:rsidRPr="001A3CF8" w:rsidRDefault="007869E5" w:rsidP="007869E5">
      <w:pPr>
        <w:pStyle w:val="Heading2"/>
      </w:pPr>
      <w:bookmarkStart w:id="10" w:name="_Toc214055700"/>
      <w:r w:rsidRPr="007869E5">
        <w:lastRenderedPageBreak/>
        <w:t xml:space="preserve">2.3. Các </w:t>
      </w:r>
      <w:proofErr w:type="spellStart"/>
      <w:r w:rsidRPr="007869E5">
        <w:t>chức</w:t>
      </w:r>
      <w:proofErr w:type="spellEnd"/>
      <w:r w:rsidRPr="007869E5">
        <w:t xml:space="preserve"> </w:t>
      </w:r>
      <w:proofErr w:type="spellStart"/>
      <w:r w:rsidRPr="007869E5">
        <w:t>năng</w:t>
      </w:r>
      <w:proofErr w:type="spellEnd"/>
      <w:r w:rsidRPr="007869E5">
        <w:t xml:space="preserve"> </w:t>
      </w:r>
      <w:proofErr w:type="spellStart"/>
      <w:r w:rsidRPr="007869E5">
        <w:t>chính</w:t>
      </w:r>
      <w:proofErr w:type="spellEnd"/>
      <w:r w:rsidRPr="007869E5">
        <w:t xml:space="preserve"> </w:t>
      </w:r>
      <w:proofErr w:type="spellStart"/>
      <w:r w:rsidRPr="007869E5">
        <w:t>của</w:t>
      </w:r>
      <w:proofErr w:type="spellEnd"/>
      <w:r w:rsidRPr="007869E5">
        <w:t xml:space="preserve"> </w:t>
      </w:r>
      <w:proofErr w:type="spellStart"/>
      <w:r w:rsidRPr="007869E5">
        <w:t>Hệ</w:t>
      </w:r>
      <w:proofErr w:type="spellEnd"/>
      <w:r w:rsidRPr="007869E5">
        <w:t xml:space="preserve"> </w:t>
      </w:r>
      <w:proofErr w:type="spellStart"/>
      <w:r w:rsidRPr="007869E5">
        <w:t>thống</w:t>
      </w:r>
      <w:proofErr w:type="spellEnd"/>
      <w:r w:rsidRPr="007869E5">
        <w:t xml:space="preserve"> (</w:t>
      </w:r>
      <w:proofErr w:type="spellStart"/>
      <w:r w:rsidRPr="007869E5">
        <w:t>Sơ</w:t>
      </w:r>
      <w:proofErr w:type="spellEnd"/>
      <w:r w:rsidRPr="007869E5">
        <w:t xml:space="preserve"> </w:t>
      </w:r>
      <w:proofErr w:type="spellStart"/>
      <w:r w:rsidRPr="007869E5">
        <w:t>đồ</w:t>
      </w:r>
      <w:proofErr w:type="spellEnd"/>
      <w:r w:rsidRPr="007869E5">
        <w:t xml:space="preserve"> Use Case)</w:t>
      </w:r>
      <w:bookmarkEnd w:id="10"/>
    </w:p>
    <w:p w14:paraId="1AF68034" w14:textId="77777777" w:rsidR="00CA0881" w:rsidRDefault="00190889" w:rsidP="003C7CE3">
      <w:r w:rsidRPr="00190889">
        <w:rPr>
          <w:noProof/>
        </w:rPr>
        <w:drawing>
          <wp:inline distT="0" distB="0" distL="0" distR="0" wp14:anchorId="190BC4F7" wp14:editId="0659BA53">
            <wp:extent cx="5943600" cy="6003925"/>
            <wp:effectExtent l="0" t="0" r="0" b="0"/>
            <wp:docPr id="50005043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50433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964F" w14:textId="70557EAE" w:rsidR="0002700C" w:rsidRDefault="0002700C" w:rsidP="00720E24">
      <w:pPr>
        <w:pStyle w:val="Heading2"/>
      </w:pPr>
      <w:r w:rsidRPr="0002700C">
        <w:lastRenderedPageBreak/>
        <w:br/>
      </w:r>
      <w:r w:rsidR="00CA0881">
        <w:t>2</w:t>
      </w:r>
      <w:r w:rsidR="00720E24">
        <w:t xml:space="preserve">.4 </w:t>
      </w:r>
      <w:proofErr w:type="spellStart"/>
      <w:r w:rsidR="00720E24">
        <w:t>Sơ</w:t>
      </w:r>
      <w:proofErr w:type="spellEnd"/>
      <w:r w:rsidR="00720E24">
        <w:t xml:space="preserve"> </w:t>
      </w:r>
      <w:proofErr w:type="spellStart"/>
      <w:r w:rsidR="00720E24">
        <w:t>đồ</w:t>
      </w:r>
      <w:proofErr w:type="spellEnd"/>
      <w:r w:rsidR="00720E24">
        <w:t xml:space="preserve"> Class Diagram</w:t>
      </w:r>
    </w:p>
    <w:p w14:paraId="4B5A42A4" w14:textId="450CDB40" w:rsidR="00720E24" w:rsidRDefault="00720E24" w:rsidP="00720E24">
      <w:r w:rsidRPr="00720E24">
        <w:drawing>
          <wp:inline distT="0" distB="0" distL="0" distR="0" wp14:anchorId="19440650" wp14:editId="2B370763">
            <wp:extent cx="5943600" cy="3257550"/>
            <wp:effectExtent l="0" t="0" r="0" b="0"/>
            <wp:docPr id="164362524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25247" name="Picture 1" descr="A diagram of a compan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2600" w14:textId="77777777" w:rsidR="00720E24" w:rsidRDefault="00720E24" w:rsidP="00720E24"/>
    <w:p w14:paraId="3D5FB6A6" w14:textId="77777777" w:rsidR="00720E24" w:rsidRPr="00720E24" w:rsidRDefault="00720E24" w:rsidP="00720E24"/>
    <w:p w14:paraId="70D13D29" w14:textId="0E09B2DB" w:rsidR="00687789" w:rsidRDefault="00D84D2A" w:rsidP="00D84D2A">
      <w:pPr>
        <w:pStyle w:val="Heading2"/>
      </w:pPr>
      <w:bookmarkStart w:id="11" w:name="_Toc214055701"/>
      <w:r w:rsidRPr="00D84D2A">
        <w:t>2.</w:t>
      </w:r>
      <w:r w:rsidR="00720E24">
        <w:t>5</w:t>
      </w:r>
      <w:r w:rsidRPr="00D84D2A">
        <w:t xml:space="preserve">. </w:t>
      </w:r>
      <w:proofErr w:type="spellStart"/>
      <w:r w:rsidRPr="00D84D2A">
        <w:t>Đặc</w:t>
      </w:r>
      <w:proofErr w:type="spellEnd"/>
      <w:r w:rsidRPr="00D84D2A">
        <w:t xml:space="preserve"> </w:t>
      </w:r>
      <w:proofErr w:type="spellStart"/>
      <w:r w:rsidRPr="00D84D2A">
        <w:t>điểm</w:t>
      </w:r>
      <w:proofErr w:type="spellEnd"/>
      <w:r w:rsidRPr="00D84D2A">
        <w:t xml:space="preserve"> </w:t>
      </w:r>
      <w:proofErr w:type="spellStart"/>
      <w:r w:rsidRPr="00D84D2A">
        <w:t>Người</w:t>
      </w:r>
      <w:proofErr w:type="spellEnd"/>
      <w:r w:rsidRPr="00D84D2A">
        <w:t xml:space="preserve"> </w:t>
      </w:r>
      <w:proofErr w:type="spellStart"/>
      <w:r w:rsidRPr="00D84D2A">
        <w:t>dùng</w:t>
      </w:r>
      <w:proofErr w:type="spellEnd"/>
      <w:r w:rsidRPr="00D84D2A">
        <w:t xml:space="preserve"> (Actors)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227E" w14:paraId="7334D67F" w14:textId="77777777" w:rsidTr="00A6227E">
        <w:tc>
          <w:tcPr>
            <w:tcW w:w="4675" w:type="dxa"/>
          </w:tcPr>
          <w:p w14:paraId="2013B6F9" w14:textId="36E5CDD5" w:rsidR="00A6227E" w:rsidRDefault="00A6227E" w:rsidP="00D84D2A">
            <w:r>
              <w:t>Actor</w:t>
            </w:r>
          </w:p>
        </w:tc>
        <w:tc>
          <w:tcPr>
            <w:tcW w:w="4675" w:type="dxa"/>
          </w:tcPr>
          <w:p w14:paraId="2F5F39B0" w14:textId="125160D1" w:rsidR="00A6227E" w:rsidRDefault="00A6227E" w:rsidP="00D84D2A">
            <w:r>
              <w:t>Details</w:t>
            </w:r>
          </w:p>
        </w:tc>
      </w:tr>
      <w:tr w:rsidR="00A6227E" w14:paraId="66369B88" w14:textId="77777777" w:rsidTr="00A6227E">
        <w:tc>
          <w:tcPr>
            <w:tcW w:w="4675" w:type="dxa"/>
          </w:tcPr>
          <w:p w14:paraId="4D15C3DE" w14:textId="0058B9EF" w:rsidR="00A6227E" w:rsidRDefault="000C2902" w:rsidP="00D84D2A">
            <w:r w:rsidRPr="000C2902">
              <w:t xml:space="preserve">Quản </w:t>
            </w:r>
            <w:proofErr w:type="spellStart"/>
            <w:r w:rsidRPr="000C2902">
              <w:t>lý</w:t>
            </w:r>
            <w:proofErr w:type="spellEnd"/>
            <w:r w:rsidRPr="000C2902">
              <w:t xml:space="preserve"> </w:t>
            </w:r>
            <w:proofErr w:type="gramStart"/>
            <w:r w:rsidRPr="000C2902">
              <w:t>Kho</w:t>
            </w:r>
            <w:r>
              <w:t>(</w:t>
            </w:r>
            <w:proofErr w:type="gramEnd"/>
            <w:r>
              <w:t>Admin)</w:t>
            </w:r>
          </w:p>
        </w:tc>
        <w:tc>
          <w:tcPr>
            <w:tcW w:w="4675" w:type="dxa"/>
          </w:tcPr>
          <w:p w14:paraId="7DB037A7" w14:textId="77777777" w:rsidR="000C2902" w:rsidRPr="000C2902" w:rsidRDefault="000C2902" w:rsidP="000C2902">
            <w:proofErr w:type="spellStart"/>
            <w:r w:rsidRPr="000C2902">
              <w:t>Người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có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quyền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cao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nhất</w:t>
            </w:r>
            <w:proofErr w:type="spellEnd"/>
            <w:r w:rsidRPr="000C2902">
              <w:t xml:space="preserve">, </w:t>
            </w:r>
            <w:proofErr w:type="spellStart"/>
            <w:r w:rsidRPr="000C2902">
              <w:t>chịu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trách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nhiệm</w:t>
            </w:r>
            <w:proofErr w:type="spellEnd"/>
            <w:r w:rsidRPr="000C2902">
              <w:t xml:space="preserve">: </w:t>
            </w:r>
          </w:p>
          <w:p w14:paraId="6C53F07C" w14:textId="77777777" w:rsidR="000C2902" w:rsidRPr="000C2902" w:rsidRDefault="000C2902" w:rsidP="000C2902"/>
          <w:p w14:paraId="6B3DB7C3" w14:textId="77777777" w:rsidR="000C2902" w:rsidRPr="000C2902" w:rsidRDefault="000C2902" w:rsidP="000C2902">
            <w:r w:rsidRPr="000C2902">
              <w:t xml:space="preserve">- </w:t>
            </w:r>
            <w:proofErr w:type="spellStart"/>
            <w:r w:rsidRPr="000C2902">
              <w:t>Khởi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tạo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và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cập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nhật</w:t>
            </w:r>
            <w:proofErr w:type="spellEnd"/>
            <w:r w:rsidRPr="000C2902">
              <w:t xml:space="preserve"> SKU, </w:t>
            </w:r>
            <w:proofErr w:type="spellStart"/>
            <w:r w:rsidRPr="000C2902">
              <w:t>Vị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trí</w:t>
            </w:r>
            <w:proofErr w:type="spellEnd"/>
            <w:r w:rsidRPr="000C2902">
              <w:t xml:space="preserve">. </w:t>
            </w:r>
          </w:p>
          <w:p w14:paraId="39BF9147" w14:textId="77777777" w:rsidR="000C2902" w:rsidRPr="000C2902" w:rsidRDefault="000C2902" w:rsidP="000C2902"/>
          <w:p w14:paraId="053517C1" w14:textId="77777777" w:rsidR="000C2902" w:rsidRPr="000C2902" w:rsidRDefault="000C2902" w:rsidP="000C2902">
            <w:r w:rsidRPr="000C2902">
              <w:t xml:space="preserve">- </w:t>
            </w:r>
            <w:proofErr w:type="spellStart"/>
            <w:r w:rsidRPr="000C2902">
              <w:t>Thiết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lập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các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mức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tồn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kho</w:t>
            </w:r>
            <w:proofErr w:type="spellEnd"/>
            <w:r w:rsidRPr="000C2902">
              <w:t xml:space="preserve"> an </w:t>
            </w:r>
            <w:proofErr w:type="spellStart"/>
            <w:r w:rsidRPr="000C2902">
              <w:t>toàn</w:t>
            </w:r>
            <w:proofErr w:type="spellEnd"/>
            <w:r w:rsidRPr="000C2902">
              <w:t xml:space="preserve">. </w:t>
            </w:r>
          </w:p>
          <w:p w14:paraId="60DCFB1D" w14:textId="77777777" w:rsidR="000C2902" w:rsidRPr="000C2902" w:rsidRDefault="000C2902" w:rsidP="000C2902"/>
          <w:p w14:paraId="189A63A0" w14:textId="77777777" w:rsidR="000C2902" w:rsidRPr="000C2902" w:rsidRDefault="000C2902" w:rsidP="000C2902">
            <w:r w:rsidRPr="000C2902">
              <w:t xml:space="preserve">- Xem </w:t>
            </w:r>
            <w:proofErr w:type="spellStart"/>
            <w:r w:rsidRPr="000C2902">
              <w:t>báo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cáo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tổng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thể</w:t>
            </w:r>
            <w:proofErr w:type="spellEnd"/>
            <w:r w:rsidRPr="000C2902">
              <w:t xml:space="preserve">, </w:t>
            </w:r>
            <w:proofErr w:type="spellStart"/>
            <w:r w:rsidRPr="000C2902">
              <w:t>tra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cứu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tồn</w:t>
            </w:r>
            <w:proofErr w:type="spellEnd"/>
            <w:r w:rsidRPr="000C2902">
              <w:t xml:space="preserve"> </w:t>
            </w:r>
            <w:proofErr w:type="spellStart"/>
            <w:r w:rsidRPr="000C2902">
              <w:t>kho</w:t>
            </w:r>
            <w:proofErr w:type="spellEnd"/>
            <w:r w:rsidRPr="000C2902">
              <w:t xml:space="preserve">. </w:t>
            </w:r>
          </w:p>
          <w:p w14:paraId="5707EDB2" w14:textId="77777777" w:rsidR="00A6227E" w:rsidRDefault="00A6227E" w:rsidP="00D84D2A"/>
        </w:tc>
      </w:tr>
      <w:tr w:rsidR="00A6227E" w14:paraId="5661865F" w14:textId="77777777" w:rsidTr="00A6227E">
        <w:tc>
          <w:tcPr>
            <w:tcW w:w="4675" w:type="dxa"/>
          </w:tcPr>
          <w:p w14:paraId="57F99063" w14:textId="4B984F03" w:rsidR="00A6227E" w:rsidRDefault="008971F4" w:rsidP="00D84D2A">
            <w:proofErr w:type="spellStart"/>
            <w:r w:rsidRPr="008971F4">
              <w:t>Nhân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viên</w:t>
            </w:r>
            <w:proofErr w:type="spellEnd"/>
            <w:r w:rsidRPr="008971F4">
              <w:t xml:space="preserve"> Kho</w:t>
            </w:r>
          </w:p>
        </w:tc>
        <w:tc>
          <w:tcPr>
            <w:tcW w:w="4675" w:type="dxa"/>
          </w:tcPr>
          <w:p w14:paraId="77F1B5E3" w14:textId="77777777" w:rsidR="008971F4" w:rsidRPr="008971F4" w:rsidRDefault="008971F4" w:rsidP="008971F4">
            <w:proofErr w:type="spellStart"/>
            <w:r w:rsidRPr="008971F4">
              <w:t>Người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dùng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chính</w:t>
            </w:r>
            <w:proofErr w:type="spellEnd"/>
            <w:r w:rsidRPr="008971F4">
              <w:t xml:space="preserve">, </w:t>
            </w:r>
            <w:proofErr w:type="spellStart"/>
            <w:r w:rsidRPr="008971F4">
              <w:t>trực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tiếp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thực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hiện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các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nghiệp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vụ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bằng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thiết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bị</w:t>
            </w:r>
            <w:proofErr w:type="spellEnd"/>
            <w:r w:rsidRPr="008971F4">
              <w:t xml:space="preserve"> di </w:t>
            </w:r>
            <w:proofErr w:type="spellStart"/>
            <w:r w:rsidRPr="008971F4">
              <w:t>động</w:t>
            </w:r>
            <w:proofErr w:type="spellEnd"/>
            <w:r w:rsidRPr="008971F4">
              <w:t xml:space="preserve">: </w:t>
            </w:r>
          </w:p>
          <w:p w14:paraId="0EDBCD50" w14:textId="77777777" w:rsidR="008971F4" w:rsidRPr="008971F4" w:rsidRDefault="008971F4" w:rsidP="008971F4"/>
          <w:p w14:paraId="216035AE" w14:textId="77777777" w:rsidR="008971F4" w:rsidRPr="008971F4" w:rsidRDefault="008971F4" w:rsidP="008971F4">
            <w:r w:rsidRPr="008971F4">
              <w:t xml:space="preserve">- </w:t>
            </w:r>
            <w:r w:rsidRPr="008971F4">
              <w:rPr>
                <w:b/>
                <w:bCs/>
              </w:rPr>
              <w:t xml:space="preserve">NV </w:t>
            </w:r>
            <w:proofErr w:type="spellStart"/>
            <w:r w:rsidRPr="008971F4">
              <w:rPr>
                <w:b/>
                <w:bCs/>
              </w:rPr>
              <w:t>Tiếp</w:t>
            </w:r>
            <w:proofErr w:type="spellEnd"/>
            <w:r w:rsidRPr="008971F4">
              <w:rPr>
                <w:b/>
                <w:bCs/>
              </w:rPr>
              <w:t xml:space="preserve"> </w:t>
            </w:r>
            <w:proofErr w:type="spellStart"/>
            <w:r w:rsidRPr="008971F4">
              <w:rPr>
                <w:b/>
                <w:bCs/>
              </w:rPr>
              <w:t>nhận</w:t>
            </w:r>
            <w:proofErr w:type="spellEnd"/>
            <w:r w:rsidRPr="008971F4">
              <w:rPr>
                <w:b/>
                <w:bCs/>
              </w:rPr>
              <w:t>:</w:t>
            </w:r>
            <w:r w:rsidRPr="008971F4">
              <w:t xml:space="preserve"> </w:t>
            </w:r>
            <w:proofErr w:type="spellStart"/>
            <w:r w:rsidRPr="008971F4">
              <w:t>Thực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hiện</w:t>
            </w:r>
            <w:proofErr w:type="spellEnd"/>
            <w:r w:rsidRPr="008971F4">
              <w:t xml:space="preserve"> "</w:t>
            </w:r>
            <w:proofErr w:type="spellStart"/>
            <w:r w:rsidRPr="008971F4">
              <w:t>Tiếp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nhận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Hàng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hóa</w:t>
            </w:r>
            <w:proofErr w:type="spellEnd"/>
            <w:r w:rsidRPr="008971F4">
              <w:t xml:space="preserve">" (Receiving) </w:t>
            </w:r>
            <w:proofErr w:type="spellStart"/>
            <w:r w:rsidRPr="008971F4">
              <w:t>theo</w:t>
            </w:r>
            <w:proofErr w:type="spellEnd"/>
            <w:r w:rsidRPr="008971F4">
              <w:t xml:space="preserve"> PO. </w:t>
            </w:r>
          </w:p>
          <w:p w14:paraId="02F80FDC" w14:textId="77777777" w:rsidR="008971F4" w:rsidRPr="008971F4" w:rsidRDefault="008971F4" w:rsidP="008971F4"/>
          <w:p w14:paraId="01850E84" w14:textId="77777777" w:rsidR="008971F4" w:rsidRPr="008971F4" w:rsidRDefault="008971F4" w:rsidP="008971F4">
            <w:r w:rsidRPr="008971F4">
              <w:lastRenderedPageBreak/>
              <w:t xml:space="preserve">- </w:t>
            </w:r>
            <w:r w:rsidRPr="008971F4">
              <w:rPr>
                <w:b/>
                <w:bCs/>
              </w:rPr>
              <w:t xml:space="preserve">NV </w:t>
            </w:r>
            <w:proofErr w:type="spellStart"/>
            <w:r w:rsidRPr="008971F4">
              <w:rPr>
                <w:b/>
                <w:bCs/>
              </w:rPr>
              <w:t>Sắp</w:t>
            </w:r>
            <w:proofErr w:type="spellEnd"/>
            <w:r w:rsidRPr="008971F4">
              <w:rPr>
                <w:b/>
                <w:bCs/>
              </w:rPr>
              <w:t xml:space="preserve"> </w:t>
            </w:r>
            <w:proofErr w:type="spellStart"/>
            <w:r w:rsidRPr="008971F4">
              <w:rPr>
                <w:b/>
                <w:bCs/>
              </w:rPr>
              <w:t>xếp</w:t>
            </w:r>
            <w:proofErr w:type="spellEnd"/>
            <w:r w:rsidRPr="008971F4">
              <w:rPr>
                <w:b/>
                <w:bCs/>
              </w:rPr>
              <w:t>:</w:t>
            </w:r>
            <w:r w:rsidRPr="008971F4">
              <w:t xml:space="preserve"> </w:t>
            </w:r>
            <w:proofErr w:type="spellStart"/>
            <w:r w:rsidRPr="008971F4">
              <w:t>Thực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hiện</w:t>
            </w:r>
            <w:proofErr w:type="spellEnd"/>
            <w:r w:rsidRPr="008971F4">
              <w:t xml:space="preserve"> "</w:t>
            </w:r>
            <w:proofErr w:type="spellStart"/>
            <w:r w:rsidRPr="008971F4">
              <w:t>Sắp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xếp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Vị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trí</w:t>
            </w:r>
            <w:proofErr w:type="spellEnd"/>
            <w:r w:rsidRPr="008971F4">
              <w:t>" (</w:t>
            </w:r>
            <w:proofErr w:type="spellStart"/>
            <w:r w:rsidRPr="008971F4">
              <w:t>Putaway</w:t>
            </w:r>
            <w:proofErr w:type="spellEnd"/>
            <w:r w:rsidRPr="008971F4">
              <w:t xml:space="preserve">). </w:t>
            </w:r>
          </w:p>
          <w:p w14:paraId="688A9C25" w14:textId="77777777" w:rsidR="008971F4" w:rsidRPr="008971F4" w:rsidRDefault="008971F4" w:rsidP="008971F4"/>
          <w:p w14:paraId="28951F23" w14:textId="1996A1E9" w:rsidR="008971F4" w:rsidRPr="008971F4" w:rsidRDefault="008971F4" w:rsidP="008971F4">
            <w:r w:rsidRPr="008971F4">
              <w:t xml:space="preserve">- </w:t>
            </w:r>
            <w:r w:rsidRPr="008971F4">
              <w:rPr>
                <w:b/>
                <w:bCs/>
              </w:rPr>
              <w:t xml:space="preserve">NV </w:t>
            </w:r>
            <w:proofErr w:type="spellStart"/>
            <w:r w:rsidRPr="008971F4">
              <w:rPr>
                <w:b/>
                <w:bCs/>
              </w:rPr>
              <w:t>Lấy</w:t>
            </w:r>
            <w:proofErr w:type="spellEnd"/>
            <w:r w:rsidRPr="008971F4">
              <w:rPr>
                <w:b/>
                <w:bCs/>
              </w:rPr>
              <w:t xml:space="preserve"> </w:t>
            </w:r>
            <w:proofErr w:type="spellStart"/>
            <w:r w:rsidRPr="008971F4">
              <w:rPr>
                <w:b/>
                <w:bCs/>
              </w:rPr>
              <w:t>hàng</w:t>
            </w:r>
            <w:proofErr w:type="spellEnd"/>
            <w:r w:rsidRPr="008971F4">
              <w:rPr>
                <w:b/>
                <w:bCs/>
              </w:rPr>
              <w:t>:</w:t>
            </w:r>
            <w:r w:rsidRPr="008971F4">
              <w:t xml:space="preserve"> </w:t>
            </w:r>
            <w:proofErr w:type="spellStart"/>
            <w:r w:rsidRPr="008971F4">
              <w:t>Thực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hiện</w:t>
            </w:r>
            <w:proofErr w:type="spellEnd"/>
            <w:r w:rsidRPr="008971F4">
              <w:t xml:space="preserve"> "</w:t>
            </w:r>
            <w:proofErr w:type="spellStart"/>
            <w:r w:rsidRPr="008971F4">
              <w:t>Lấy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hàng</w:t>
            </w:r>
            <w:proofErr w:type="spellEnd"/>
            <w:r w:rsidRPr="008971F4">
              <w:t xml:space="preserve">" (Picking) </w:t>
            </w:r>
            <w:proofErr w:type="spellStart"/>
            <w:r w:rsidRPr="008971F4">
              <w:t>theo</w:t>
            </w:r>
            <w:proofErr w:type="spellEnd"/>
            <w:r w:rsidRPr="008971F4">
              <w:t xml:space="preserve"> </w:t>
            </w:r>
            <w:r>
              <w:t>SO</w:t>
            </w:r>
            <w:r w:rsidRPr="008971F4">
              <w:t xml:space="preserve"> </w:t>
            </w:r>
          </w:p>
          <w:p w14:paraId="7BD8576E" w14:textId="77777777" w:rsidR="008971F4" w:rsidRPr="008971F4" w:rsidRDefault="008971F4" w:rsidP="008971F4"/>
          <w:p w14:paraId="321D8575" w14:textId="77777777" w:rsidR="008971F4" w:rsidRPr="008971F4" w:rsidRDefault="008971F4" w:rsidP="008971F4"/>
          <w:p w14:paraId="31959A18" w14:textId="34C3B17B" w:rsidR="008971F4" w:rsidRPr="008971F4" w:rsidRDefault="008971F4" w:rsidP="008971F4">
            <w:r w:rsidRPr="008971F4">
              <w:t xml:space="preserve">- </w:t>
            </w:r>
            <w:proofErr w:type="spellStart"/>
            <w:r w:rsidRPr="008971F4">
              <w:rPr>
                <w:b/>
                <w:bCs/>
              </w:rPr>
              <w:t>Thủ</w:t>
            </w:r>
            <w:proofErr w:type="spellEnd"/>
            <w:r w:rsidRPr="008971F4">
              <w:rPr>
                <w:b/>
                <w:bCs/>
              </w:rPr>
              <w:t xml:space="preserve"> </w:t>
            </w:r>
            <w:proofErr w:type="spellStart"/>
            <w:r w:rsidRPr="008971F4">
              <w:rPr>
                <w:b/>
                <w:bCs/>
              </w:rPr>
              <w:t>kho</w:t>
            </w:r>
            <w:proofErr w:type="spellEnd"/>
            <w:r w:rsidRPr="008971F4">
              <w:rPr>
                <w:b/>
                <w:bCs/>
              </w:rPr>
              <w:t>:</w:t>
            </w:r>
            <w:r w:rsidRPr="008971F4">
              <w:t xml:space="preserve"> </w:t>
            </w:r>
            <w:proofErr w:type="spellStart"/>
            <w:r w:rsidRPr="008971F4">
              <w:t>Thực</w:t>
            </w:r>
            <w:proofErr w:type="spellEnd"/>
            <w:r w:rsidRPr="008971F4">
              <w:t xml:space="preserve"> </w:t>
            </w:r>
            <w:proofErr w:type="spellStart"/>
            <w:r w:rsidRPr="008971F4">
              <w:t>hiện</w:t>
            </w:r>
            <w:proofErr w:type="spellEnd"/>
            <w:r w:rsidRPr="008971F4">
              <w:t xml:space="preserve"> </w:t>
            </w:r>
            <w:r w:rsidR="006942B0">
              <w:t>“</w:t>
            </w:r>
            <w:proofErr w:type="spellStart"/>
            <w:r w:rsidR="006942B0">
              <w:t>Kiểm</w:t>
            </w:r>
            <w:proofErr w:type="spellEnd"/>
            <w:r w:rsidR="006942B0">
              <w:t xml:space="preserve"> </w:t>
            </w:r>
            <w:proofErr w:type="spellStart"/>
            <w:r w:rsidR="006942B0">
              <w:t>kê</w:t>
            </w:r>
            <w:proofErr w:type="spellEnd"/>
            <w:r w:rsidR="006942B0">
              <w:t xml:space="preserve">” </w:t>
            </w:r>
            <w:proofErr w:type="spellStart"/>
            <w:r w:rsidR="006942B0">
              <w:t>kho</w:t>
            </w:r>
            <w:proofErr w:type="spellEnd"/>
            <w:r w:rsidR="006942B0">
              <w:t xml:space="preserve"> hang </w:t>
            </w:r>
            <w:proofErr w:type="spellStart"/>
            <w:r w:rsidR="006942B0">
              <w:t>và</w:t>
            </w:r>
            <w:proofErr w:type="spellEnd"/>
            <w:r w:rsidR="006942B0">
              <w:t xml:space="preserve"> </w:t>
            </w:r>
            <w:proofErr w:type="spellStart"/>
            <w:r w:rsidR="006942B0">
              <w:t>tìm</w:t>
            </w:r>
            <w:proofErr w:type="spellEnd"/>
            <w:r w:rsidR="006942B0">
              <w:t xml:space="preserve"> </w:t>
            </w:r>
            <w:proofErr w:type="spellStart"/>
            <w:r w:rsidR="006942B0">
              <w:t>kiếm</w:t>
            </w:r>
            <w:proofErr w:type="spellEnd"/>
            <w:r w:rsidR="006942B0">
              <w:t xml:space="preserve"> </w:t>
            </w:r>
            <w:proofErr w:type="spellStart"/>
            <w:r w:rsidR="006942B0">
              <w:t>theo</w:t>
            </w:r>
            <w:proofErr w:type="spellEnd"/>
            <w:r w:rsidR="006942B0">
              <w:t xml:space="preserve"> FIFO </w:t>
            </w:r>
            <w:proofErr w:type="spellStart"/>
            <w:r w:rsidR="006942B0">
              <w:t>và</w:t>
            </w:r>
            <w:proofErr w:type="spellEnd"/>
            <w:r w:rsidR="006942B0">
              <w:t xml:space="preserve"> F</w:t>
            </w:r>
            <w:r w:rsidR="00174CDB">
              <w:t>EFO</w:t>
            </w:r>
          </w:p>
          <w:p w14:paraId="1C2519F5" w14:textId="77777777" w:rsidR="00A6227E" w:rsidRDefault="00A6227E" w:rsidP="00D84D2A"/>
        </w:tc>
      </w:tr>
      <w:tr w:rsidR="00E3390B" w14:paraId="58A503D5" w14:textId="77777777" w:rsidTr="00A6227E">
        <w:tc>
          <w:tcPr>
            <w:tcW w:w="4675" w:type="dxa"/>
          </w:tcPr>
          <w:p w14:paraId="020698B9" w14:textId="33FD19F2" w:rsidR="00E3390B" w:rsidRDefault="00174CDB" w:rsidP="00D84D2A">
            <w:proofErr w:type="spellStart"/>
            <w:r>
              <w:lastRenderedPageBreak/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675" w:type="dxa"/>
          </w:tcPr>
          <w:p w14:paraId="3301D311" w14:textId="77777777" w:rsidR="00400E62" w:rsidRPr="00400E62" w:rsidRDefault="00400E62" w:rsidP="00400E62">
            <w:proofErr w:type="spellStart"/>
            <w:r w:rsidRPr="00400E62">
              <w:t>Tác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nhân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tự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động</w:t>
            </w:r>
            <w:proofErr w:type="spellEnd"/>
            <w:r w:rsidRPr="00400E62">
              <w:t xml:space="preserve">, </w:t>
            </w:r>
            <w:proofErr w:type="spellStart"/>
            <w:r w:rsidRPr="00400E62">
              <w:t>thực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hiện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các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tác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vụ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nền</w:t>
            </w:r>
            <w:proofErr w:type="spellEnd"/>
            <w:r w:rsidRPr="00400E62">
              <w:t xml:space="preserve">: </w:t>
            </w:r>
          </w:p>
          <w:p w14:paraId="680B0106" w14:textId="77777777" w:rsidR="00400E62" w:rsidRPr="00400E62" w:rsidRDefault="00400E62" w:rsidP="00400E62"/>
          <w:p w14:paraId="093338D2" w14:textId="77777777" w:rsidR="00400E62" w:rsidRPr="00400E62" w:rsidRDefault="00400E62" w:rsidP="00400E62">
            <w:r w:rsidRPr="00400E62">
              <w:t xml:space="preserve">- </w:t>
            </w:r>
            <w:proofErr w:type="spellStart"/>
            <w:r w:rsidRPr="00400E62">
              <w:t>Tạo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cảnh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báo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khi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tồn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kho</w:t>
            </w:r>
            <w:proofErr w:type="spellEnd"/>
            <w:r w:rsidRPr="00400E62">
              <w:t xml:space="preserve"> &lt; </w:t>
            </w:r>
            <w:proofErr w:type="spellStart"/>
            <w:r w:rsidRPr="00400E62">
              <w:t>mức</w:t>
            </w:r>
            <w:proofErr w:type="spellEnd"/>
            <w:r w:rsidRPr="00400E62">
              <w:t xml:space="preserve"> an </w:t>
            </w:r>
            <w:proofErr w:type="spellStart"/>
            <w:r w:rsidRPr="00400E62">
              <w:t>toàn</w:t>
            </w:r>
            <w:proofErr w:type="spellEnd"/>
            <w:r w:rsidRPr="00400E62">
              <w:t xml:space="preserve">. </w:t>
            </w:r>
          </w:p>
          <w:p w14:paraId="0D178A83" w14:textId="77777777" w:rsidR="00400E62" w:rsidRPr="00400E62" w:rsidRDefault="00400E62" w:rsidP="00400E62"/>
          <w:p w14:paraId="5B297C3C" w14:textId="77777777" w:rsidR="00400E62" w:rsidRPr="00400E62" w:rsidRDefault="00400E62" w:rsidP="00400E62">
            <w:r w:rsidRPr="00400E62">
              <w:t xml:space="preserve">- </w:t>
            </w:r>
            <w:proofErr w:type="spellStart"/>
            <w:r w:rsidRPr="00400E62">
              <w:t>Đề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xuất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vị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trí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sắp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xếp</w:t>
            </w:r>
            <w:proofErr w:type="spellEnd"/>
            <w:r w:rsidRPr="00400E62">
              <w:t xml:space="preserve">. </w:t>
            </w:r>
          </w:p>
          <w:p w14:paraId="618FEFEC" w14:textId="77777777" w:rsidR="00400E62" w:rsidRPr="00400E62" w:rsidRDefault="00400E62" w:rsidP="00400E62"/>
          <w:p w14:paraId="69F420AD" w14:textId="77777777" w:rsidR="00400E62" w:rsidRPr="00400E62" w:rsidRDefault="00400E62" w:rsidP="00400E62">
            <w:r w:rsidRPr="00400E62">
              <w:t xml:space="preserve">- </w:t>
            </w:r>
            <w:proofErr w:type="spellStart"/>
            <w:r w:rsidRPr="00400E62">
              <w:t>Tạo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Phiếu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Lấy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hàng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và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đề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xuất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lộ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trình</w:t>
            </w:r>
            <w:proofErr w:type="spellEnd"/>
            <w:r w:rsidRPr="00400E62">
              <w:t>/</w:t>
            </w:r>
            <w:proofErr w:type="spellStart"/>
            <w:r w:rsidRPr="00400E62">
              <w:t>vị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trí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lấy</w:t>
            </w:r>
            <w:proofErr w:type="spellEnd"/>
            <w:r w:rsidRPr="00400E62">
              <w:t xml:space="preserve"> </w:t>
            </w:r>
            <w:proofErr w:type="spellStart"/>
            <w:r w:rsidRPr="00400E62">
              <w:t>theo</w:t>
            </w:r>
            <w:proofErr w:type="spellEnd"/>
            <w:r w:rsidRPr="00400E62">
              <w:t xml:space="preserve"> FEFO/FIFO.</w:t>
            </w:r>
          </w:p>
          <w:p w14:paraId="521DB491" w14:textId="77777777" w:rsidR="00E3390B" w:rsidRDefault="00E3390B" w:rsidP="00D84D2A"/>
        </w:tc>
      </w:tr>
    </w:tbl>
    <w:p w14:paraId="522579CA" w14:textId="77777777" w:rsidR="00D84D2A" w:rsidRDefault="00D84D2A" w:rsidP="00D84D2A"/>
    <w:p w14:paraId="4D9ECE7E" w14:textId="20CF2A8A" w:rsidR="003E6AE9" w:rsidRDefault="00536588" w:rsidP="00E04F8B">
      <w:pPr>
        <w:pStyle w:val="Heading1"/>
      </w:pPr>
      <w:bookmarkStart w:id="12" w:name="_Toc214055702"/>
      <w:r w:rsidRPr="00536588">
        <w:lastRenderedPageBreak/>
        <w:t>CHƯƠNG 3. YÊU CẦU CỤ THỂ (SPECIFIC REQUIREMENTS)</w:t>
      </w:r>
      <w:bookmarkEnd w:id="12"/>
    </w:p>
    <w:p w14:paraId="5F9A5874" w14:textId="4461F7D5" w:rsidR="00705E68" w:rsidRDefault="00705E68" w:rsidP="00705E68">
      <w:pPr>
        <w:pStyle w:val="Heading2"/>
      </w:pPr>
      <w:bookmarkStart w:id="13" w:name="_Toc214055703"/>
      <w:r w:rsidRPr="00705E68">
        <w:t xml:space="preserve">3.1. </w:t>
      </w:r>
      <w:proofErr w:type="spellStart"/>
      <w:r w:rsidRPr="00705E68">
        <w:t>Yêu</w:t>
      </w:r>
      <w:proofErr w:type="spellEnd"/>
      <w:r w:rsidRPr="00705E68">
        <w:t xml:space="preserve"> </w:t>
      </w:r>
      <w:proofErr w:type="spellStart"/>
      <w:r w:rsidRPr="00705E68">
        <w:t>cầu</w:t>
      </w:r>
      <w:proofErr w:type="spellEnd"/>
      <w:r w:rsidRPr="00705E68">
        <w:t xml:space="preserve"> </w:t>
      </w:r>
      <w:proofErr w:type="spellStart"/>
      <w:r w:rsidRPr="00705E68">
        <w:t>về</w:t>
      </w:r>
      <w:proofErr w:type="spellEnd"/>
      <w:r w:rsidRPr="00705E68">
        <w:t xml:space="preserve"> Giao </w:t>
      </w:r>
      <w:proofErr w:type="spellStart"/>
      <w:r w:rsidRPr="00705E68">
        <w:t>diện</w:t>
      </w:r>
      <w:proofErr w:type="spellEnd"/>
      <w:r w:rsidRPr="00705E68">
        <w:t xml:space="preserve"> </w:t>
      </w:r>
      <w:proofErr w:type="spellStart"/>
      <w:r w:rsidRPr="00705E68">
        <w:t>Người</w:t>
      </w:r>
      <w:proofErr w:type="spellEnd"/>
      <w:r w:rsidRPr="00705E68">
        <w:t xml:space="preserve"> </w:t>
      </w:r>
      <w:proofErr w:type="spellStart"/>
      <w:r w:rsidRPr="00705E68">
        <w:t>dùng</w:t>
      </w:r>
      <w:proofErr w:type="spellEnd"/>
      <w:r w:rsidRPr="00705E68">
        <w:t xml:space="preserve"> (User Interface Requirements)</w:t>
      </w:r>
      <w:bookmarkEnd w:id="13"/>
    </w:p>
    <w:p w14:paraId="221F6A10" w14:textId="1DFEF7EE" w:rsidR="00481814" w:rsidRDefault="00481814" w:rsidP="00481814">
      <w:pPr>
        <w:pStyle w:val="Heading3"/>
      </w:pPr>
      <w:bookmarkStart w:id="14" w:name="_Toc214055704"/>
      <w:r>
        <w:t xml:space="preserve">3.1.1 </w:t>
      </w:r>
      <w:proofErr w:type="spellStart"/>
      <w:r>
        <w:t>WireFrame</w:t>
      </w:r>
      <w:bookmarkEnd w:id="14"/>
      <w:proofErr w:type="spellEnd"/>
    </w:p>
    <w:p w14:paraId="3723EC76" w14:textId="5F8E9B67" w:rsidR="00481814" w:rsidRDefault="00481814" w:rsidP="00481814">
      <w:pPr>
        <w:pStyle w:val="Heading4"/>
      </w:pPr>
      <w:r w:rsidRPr="00481814">
        <w:t>3.1.1.</w:t>
      </w:r>
      <w:proofErr w:type="gramStart"/>
      <w:r w:rsidRPr="00481814">
        <w:t>1.HomeAdmin</w:t>
      </w:r>
      <w:proofErr w:type="gramEnd"/>
    </w:p>
    <w:p w14:paraId="59ECDDF2" w14:textId="56602B56" w:rsidR="00481814" w:rsidRDefault="00481814" w:rsidP="00481814">
      <w:r w:rsidRPr="00481814">
        <w:rPr>
          <w:noProof/>
        </w:rPr>
        <w:drawing>
          <wp:inline distT="0" distB="0" distL="0" distR="0" wp14:anchorId="426B73AF" wp14:editId="3379F420">
            <wp:extent cx="5943600" cy="4432300"/>
            <wp:effectExtent l="0" t="0" r="0" b="6350"/>
            <wp:docPr id="138995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51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D0B1" w14:textId="166A594B" w:rsidR="00481814" w:rsidRDefault="00481814" w:rsidP="00481814">
      <w:pPr>
        <w:rPr>
          <w:b/>
          <w:bCs/>
        </w:rPr>
      </w:pPr>
      <w:proofErr w:type="spellStart"/>
      <w:r w:rsidRPr="00481814">
        <w:rPr>
          <w:b/>
          <w:bCs/>
        </w:rPr>
        <w:t>Mô</w:t>
      </w:r>
      <w:proofErr w:type="spellEnd"/>
      <w:r w:rsidRPr="00481814">
        <w:rPr>
          <w:b/>
          <w:bCs/>
        </w:rPr>
        <w:t xml:space="preserve"> </w:t>
      </w:r>
      <w:proofErr w:type="spellStart"/>
      <w:proofErr w:type="gramStart"/>
      <w:r w:rsidRPr="00481814">
        <w:rPr>
          <w:b/>
          <w:bCs/>
        </w:rPr>
        <w:t>Tả</w:t>
      </w:r>
      <w:proofErr w:type="spellEnd"/>
      <w:r w:rsidRPr="00481814">
        <w:rPr>
          <w:b/>
          <w:bCs/>
        </w:rPr>
        <w:t xml:space="preserve"> :</w:t>
      </w:r>
      <w:proofErr w:type="gramEnd"/>
    </w:p>
    <w:p w14:paraId="7F1C0F77" w14:textId="3C3E12A0" w:rsidR="00481814" w:rsidRPr="00481814" w:rsidRDefault="00481814" w:rsidP="00481814">
      <w:pPr>
        <w:rPr>
          <w:b/>
          <w:bCs/>
        </w:rPr>
      </w:pPr>
      <w:r w:rsidRPr="00481814">
        <w:rPr>
          <w:b/>
          <w:bCs/>
        </w:rPr>
        <w:t xml:space="preserve">1.  </w:t>
      </w:r>
      <w:proofErr w:type="spellStart"/>
      <w:r w:rsidRPr="00481814">
        <w:rPr>
          <w:b/>
          <w:bCs/>
        </w:rPr>
        <w:t>Phần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Điều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Hướng</w:t>
      </w:r>
      <w:proofErr w:type="spellEnd"/>
      <w:r w:rsidRPr="00481814">
        <w:rPr>
          <w:b/>
          <w:bCs/>
        </w:rPr>
        <w:t xml:space="preserve"> (Header)</w:t>
      </w:r>
    </w:p>
    <w:p w14:paraId="728A346D" w14:textId="77777777" w:rsidR="00481814" w:rsidRPr="00481814" w:rsidRDefault="00481814" w:rsidP="00481814">
      <w:pPr>
        <w:rPr>
          <w:b/>
          <w:bCs/>
        </w:rPr>
      </w:pPr>
      <w:proofErr w:type="spellStart"/>
      <w:r w:rsidRPr="00481814">
        <w:rPr>
          <w:b/>
          <w:bCs/>
        </w:rPr>
        <w:t>Phần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đầu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trang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được</w:t>
      </w:r>
      <w:proofErr w:type="spellEnd"/>
      <w:r w:rsidRPr="00481814">
        <w:rPr>
          <w:b/>
          <w:bCs/>
        </w:rPr>
        <w:t xml:space="preserve"> chia </w:t>
      </w:r>
      <w:proofErr w:type="spellStart"/>
      <w:r w:rsidRPr="00481814">
        <w:rPr>
          <w:b/>
          <w:bCs/>
        </w:rPr>
        <w:t>thành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hai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khu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vực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chính</w:t>
      </w:r>
      <w:proofErr w:type="spellEnd"/>
      <w:r w:rsidRPr="00481814">
        <w:rPr>
          <w:b/>
          <w:bCs/>
        </w:rPr>
        <w:t>:</w:t>
      </w:r>
    </w:p>
    <w:p w14:paraId="3B0A1E87" w14:textId="77777777" w:rsidR="00481814" w:rsidRPr="00481814" w:rsidRDefault="00481814">
      <w:pPr>
        <w:numPr>
          <w:ilvl w:val="0"/>
          <w:numId w:val="24"/>
        </w:numPr>
        <w:rPr>
          <w:b/>
          <w:bCs/>
        </w:rPr>
      </w:pPr>
      <w:proofErr w:type="spellStart"/>
      <w:r w:rsidRPr="00481814">
        <w:rPr>
          <w:b/>
          <w:bCs/>
        </w:rPr>
        <w:t>Bên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trái</w:t>
      </w:r>
      <w:proofErr w:type="spellEnd"/>
      <w:r w:rsidRPr="00481814">
        <w:rPr>
          <w:b/>
          <w:bCs/>
        </w:rPr>
        <w:t xml:space="preserve"> (Logo):</w:t>
      </w:r>
    </w:p>
    <w:p w14:paraId="0E41EE4C" w14:textId="77777777" w:rsidR="00481814" w:rsidRPr="00481814" w:rsidRDefault="00481814">
      <w:pPr>
        <w:numPr>
          <w:ilvl w:val="1"/>
          <w:numId w:val="24"/>
        </w:numPr>
        <w:rPr>
          <w:b/>
          <w:bCs/>
        </w:rPr>
      </w:pPr>
      <w:proofErr w:type="spellStart"/>
      <w:r w:rsidRPr="00481814">
        <w:rPr>
          <w:b/>
          <w:bCs/>
        </w:rPr>
        <w:t>Một</w:t>
      </w:r>
      <w:proofErr w:type="spellEnd"/>
      <w:r w:rsidRPr="00481814">
        <w:rPr>
          <w:b/>
          <w:bCs/>
        </w:rPr>
        <w:t xml:space="preserve"> ô </w:t>
      </w:r>
      <w:proofErr w:type="spellStart"/>
      <w:r w:rsidRPr="00481814">
        <w:rPr>
          <w:b/>
          <w:bCs/>
        </w:rPr>
        <w:t>hình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chữ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nhật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có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nhãn</w:t>
      </w:r>
      <w:proofErr w:type="spellEnd"/>
      <w:r w:rsidRPr="00481814">
        <w:rPr>
          <w:b/>
          <w:bCs/>
        </w:rPr>
        <w:t xml:space="preserve"> "Logo".</w:t>
      </w:r>
    </w:p>
    <w:p w14:paraId="125F9781" w14:textId="77777777" w:rsidR="00481814" w:rsidRPr="00481814" w:rsidRDefault="00481814">
      <w:pPr>
        <w:numPr>
          <w:ilvl w:val="1"/>
          <w:numId w:val="24"/>
        </w:numPr>
        <w:rPr>
          <w:b/>
          <w:bCs/>
        </w:rPr>
      </w:pPr>
      <w:proofErr w:type="spellStart"/>
      <w:r w:rsidRPr="00481814">
        <w:rPr>
          <w:b/>
          <w:bCs/>
        </w:rPr>
        <w:t>Đây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là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vị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trí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giữ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chỗ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cho</w:t>
      </w:r>
      <w:proofErr w:type="spellEnd"/>
      <w:r w:rsidRPr="00481814">
        <w:rPr>
          <w:b/>
          <w:bCs/>
        </w:rPr>
        <w:t xml:space="preserve"> logo </w:t>
      </w:r>
      <w:proofErr w:type="spellStart"/>
      <w:r w:rsidRPr="00481814">
        <w:rPr>
          <w:b/>
          <w:bCs/>
        </w:rPr>
        <w:t>của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thương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hiệu</w:t>
      </w:r>
      <w:proofErr w:type="spellEnd"/>
      <w:r w:rsidRPr="00481814">
        <w:rPr>
          <w:b/>
          <w:bCs/>
        </w:rPr>
        <w:t xml:space="preserve">, </w:t>
      </w:r>
      <w:proofErr w:type="spellStart"/>
      <w:r w:rsidRPr="00481814">
        <w:rPr>
          <w:b/>
          <w:bCs/>
        </w:rPr>
        <w:t>công</w:t>
      </w:r>
      <w:proofErr w:type="spellEnd"/>
      <w:r w:rsidRPr="00481814">
        <w:rPr>
          <w:b/>
          <w:bCs/>
        </w:rPr>
        <w:t xml:space="preserve"> ty </w:t>
      </w:r>
      <w:proofErr w:type="spellStart"/>
      <w:r w:rsidRPr="00481814">
        <w:rPr>
          <w:b/>
          <w:bCs/>
        </w:rPr>
        <w:t>hoặc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ứng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dụng</w:t>
      </w:r>
      <w:proofErr w:type="spellEnd"/>
      <w:r w:rsidRPr="00481814">
        <w:rPr>
          <w:b/>
          <w:bCs/>
        </w:rPr>
        <w:t>.</w:t>
      </w:r>
    </w:p>
    <w:p w14:paraId="7843E4AF" w14:textId="77777777" w:rsidR="00481814" w:rsidRPr="00481814" w:rsidRDefault="00481814">
      <w:pPr>
        <w:numPr>
          <w:ilvl w:val="0"/>
          <w:numId w:val="24"/>
        </w:numPr>
        <w:rPr>
          <w:b/>
          <w:bCs/>
        </w:rPr>
      </w:pPr>
      <w:proofErr w:type="spellStart"/>
      <w:r w:rsidRPr="00481814">
        <w:rPr>
          <w:b/>
          <w:bCs/>
        </w:rPr>
        <w:lastRenderedPageBreak/>
        <w:t>Bên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phải</w:t>
      </w:r>
      <w:proofErr w:type="spellEnd"/>
      <w:r w:rsidRPr="00481814">
        <w:rPr>
          <w:b/>
          <w:bCs/>
        </w:rPr>
        <w:t xml:space="preserve"> (Menu):</w:t>
      </w:r>
    </w:p>
    <w:p w14:paraId="5FA90FF3" w14:textId="77777777" w:rsidR="00481814" w:rsidRPr="00481814" w:rsidRDefault="00481814">
      <w:pPr>
        <w:numPr>
          <w:ilvl w:val="1"/>
          <w:numId w:val="24"/>
        </w:numPr>
        <w:rPr>
          <w:b/>
          <w:bCs/>
        </w:rPr>
      </w:pPr>
      <w:proofErr w:type="spellStart"/>
      <w:r w:rsidRPr="00481814">
        <w:rPr>
          <w:b/>
          <w:bCs/>
        </w:rPr>
        <w:t>Một</w:t>
      </w:r>
      <w:proofErr w:type="spellEnd"/>
      <w:r w:rsidRPr="00481814">
        <w:rPr>
          <w:b/>
          <w:bCs/>
        </w:rPr>
        <w:t xml:space="preserve"> ô </w:t>
      </w:r>
      <w:proofErr w:type="spellStart"/>
      <w:r w:rsidRPr="00481814">
        <w:rPr>
          <w:b/>
          <w:bCs/>
        </w:rPr>
        <w:t>chứa</w:t>
      </w:r>
      <w:proofErr w:type="spellEnd"/>
      <w:r w:rsidRPr="00481814">
        <w:rPr>
          <w:b/>
          <w:bCs/>
        </w:rPr>
        <w:t xml:space="preserve"> menu </w:t>
      </w:r>
      <w:proofErr w:type="spellStart"/>
      <w:r w:rsidRPr="00481814">
        <w:rPr>
          <w:b/>
          <w:bCs/>
        </w:rPr>
        <w:t>điều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hướng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chính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dành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cho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quản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trị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viên</w:t>
      </w:r>
      <w:proofErr w:type="spellEnd"/>
      <w:r w:rsidRPr="00481814">
        <w:rPr>
          <w:b/>
          <w:bCs/>
        </w:rPr>
        <w:t>.</w:t>
      </w:r>
    </w:p>
    <w:p w14:paraId="73D5B936" w14:textId="77777777" w:rsidR="00481814" w:rsidRPr="00481814" w:rsidRDefault="00481814">
      <w:pPr>
        <w:numPr>
          <w:ilvl w:val="1"/>
          <w:numId w:val="24"/>
        </w:numPr>
        <w:rPr>
          <w:b/>
          <w:bCs/>
        </w:rPr>
      </w:pPr>
      <w:r w:rsidRPr="00481814">
        <w:rPr>
          <w:b/>
          <w:bCs/>
        </w:rPr>
        <w:t xml:space="preserve">Các </w:t>
      </w:r>
      <w:proofErr w:type="spellStart"/>
      <w:r w:rsidRPr="00481814">
        <w:rPr>
          <w:b/>
          <w:bCs/>
        </w:rPr>
        <w:t>mục</w:t>
      </w:r>
      <w:proofErr w:type="spellEnd"/>
      <w:r w:rsidRPr="00481814">
        <w:rPr>
          <w:b/>
          <w:bCs/>
        </w:rPr>
        <w:t xml:space="preserve"> menu </w:t>
      </w:r>
      <w:proofErr w:type="spellStart"/>
      <w:r w:rsidRPr="00481814">
        <w:rPr>
          <w:b/>
          <w:bCs/>
        </w:rPr>
        <w:t>được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liệt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kê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rõ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ràng</w:t>
      </w:r>
      <w:proofErr w:type="spellEnd"/>
      <w:r w:rsidRPr="00481814">
        <w:rPr>
          <w:b/>
          <w:bCs/>
        </w:rPr>
        <w:t>: "</w:t>
      </w:r>
      <w:proofErr w:type="spellStart"/>
      <w:r w:rsidRPr="00481814">
        <w:rPr>
          <w:b/>
          <w:bCs/>
        </w:rPr>
        <w:t>SKUManager</w:t>
      </w:r>
      <w:proofErr w:type="spellEnd"/>
      <w:r w:rsidRPr="00481814">
        <w:rPr>
          <w:b/>
          <w:bCs/>
        </w:rPr>
        <w:t xml:space="preserve">" (Quản </w:t>
      </w:r>
      <w:proofErr w:type="spellStart"/>
      <w:r w:rsidRPr="00481814">
        <w:rPr>
          <w:b/>
          <w:bCs/>
        </w:rPr>
        <w:t>lý</w:t>
      </w:r>
      <w:proofErr w:type="spellEnd"/>
      <w:r w:rsidRPr="00481814">
        <w:rPr>
          <w:b/>
          <w:bCs/>
        </w:rPr>
        <w:t xml:space="preserve"> SKU), "</w:t>
      </w:r>
      <w:proofErr w:type="spellStart"/>
      <w:r w:rsidRPr="00481814">
        <w:rPr>
          <w:b/>
          <w:bCs/>
        </w:rPr>
        <w:t>InventoryManager</w:t>
      </w:r>
      <w:proofErr w:type="spellEnd"/>
      <w:r w:rsidRPr="00481814">
        <w:rPr>
          <w:b/>
          <w:bCs/>
        </w:rPr>
        <w:t xml:space="preserve">" (Quản </w:t>
      </w:r>
      <w:proofErr w:type="spellStart"/>
      <w:r w:rsidRPr="00481814">
        <w:rPr>
          <w:b/>
          <w:bCs/>
        </w:rPr>
        <w:t>lý</w:t>
      </w:r>
      <w:proofErr w:type="spellEnd"/>
      <w:r w:rsidRPr="00481814">
        <w:rPr>
          <w:b/>
          <w:bCs/>
        </w:rPr>
        <w:t xml:space="preserve"> Kho), </w:t>
      </w:r>
      <w:proofErr w:type="spellStart"/>
      <w:r w:rsidRPr="00481814">
        <w:rPr>
          <w:b/>
          <w:bCs/>
        </w:rPr>
        <w:t>và</w:t>
      </w:r>
      <w:proofErr w:type="spellEnd"/>
      <w:r w:rsidRPr="00481814">
        <w:rPr>
          <w:b/>
          <w:bCs/>
        </w:rPr>
        <w:t xml:space="preserve"> "Employee" (Quản </w:t>
      </w:r>
      <w:proofErr w:type="spellStart"/>
      <w:r w:rsidRPr="00481814">
        <w:rPr>
          <w:b/>
          <w:bCs/>
        </w:rPr>
        <w:t>lý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Nhân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viên</w:t>
      </w:r>
      <w:proofErr w:type="spellEnd"/>
      <w:r w:rsidRPr="00481814">
        <w:rPr>
          <w:b/>
          <w:bCs/>
        </w:rPr>
        <w:t>).</w:t>
      </w:r>
    </w:p>
    <w:p w14:paraId="55E80E84" w14:textId="6730E463" w:rsidR="00481814" w:rsidRPr="00481814" w:rsidRDefault="00481814" w:rsidP="00481814">
      <w:pPr>
        <w:rPr>
          <w:b/>
          <w:bCs/>
        </w:rPr>
      </w:pPr>
      <w:r w:rsidRPr="00481814">
        <w:rPr>
          <w:b/>
          <w:bCs/>
        </w:rPr>
        <w:t xml:space="preserve">2.  </w:t>
      </w:r>
      <w:proofErr w:type="spellStart"/>
      <w:r w:rsidRPr="00481814">
        <w:rPr>
          <w:b/>
          <w:bCs/>
        </w:rPr>
        <w:t>Phần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Nội</w:t>
      </w:r>
      <w:proofErr w:type="spellEnd"/>
      <w:r w:rsidRPr="00481814">
        <w:rPr>
          <w:b/>
          <w:bCs/>
        </w:rPr>
        <w:t xml:space="preserve"> Dung </w:t>
      </w:r>
      <w:proofErr w:type="spellStart"/>
      <w:r w:rsidRPr="00481814">
        <w:rPr>
          <w:b/>
          <w:bCs/>
        </w:rPr>
        <w:t>Chính</w:t>
      </w:r>
      <w:proofErr w:type="spellEnd"/>
      <w:r w:rsidRPr="00481814">
        <w:rPr>
          <w:b/>
          <w:bCs/>
        </w:rPr>
        <w:t xml:space="preserve"> (Main Content)</w:t>
      </w:r>
    </w:p>
    <w:p w14:paraId="4281C49B" w14:textId="77777777" w:rsidR="00481814" w:rsidRPr="00481814" w:rsidRDefault="00481814">
      <w:pPr>
        <w:numPr>
          <w:ilvl w:val="0"/>
          <w:numId w:val="25"/>
        </w:numPr>
        <w:rPr>
          <w:b/>
          <w:bCs/>
        </w:rPr>
      </w:pPr>
      <w:proofErr w:type="spellStart"/>
      <w:r w:rsidRPr="00481814">
        <w:rPr>
          <w:b/>
          <w:bCs/>
        </w:rPr>
        <w:t>Nằm</w:t>
      </w:r>
      <w:proofErr w:type="spellEnd"/>
      <w:r w:rsidRPr="00481814">
        <w:rPr>
          <w:b/>
          <w:bCs/>
        </w:rPr>
        <w:t xml:space="preserve"> ở </w:t>
      </w:r>
      <w:proofErr w:type="spellStart"/>
      <w:r w:rsidRPr="00481814">
        <w:rPr>
          <w:b/>
          <w:bCs/>
        </w:rPr>
        <w:t>trung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tâm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của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trang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là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một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khối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hình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chữ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nhật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lớn</w:t>
      </w:r>
      <w:proofErr w:type="spellEnd"/>
      <w:r w:rsidRPr="00481814">
        <w:rPr>
          <w:b/>
          <w:bCs/>
        </w:rPr>
        <w:t xml:space="preserve">, </w:t>
      </w:r>
      <w:proofErr w:type="spellStart"/>
      <w:r w:rsidRPr="00481814">
        <w:rPr>
          <w:b/>
          <w:bCs/>
        </w:rPr>
        <w:t>chiếm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phần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lớn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không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gian</w:t>
      </w:r>
      <w:proofErr w:type="spellEnd"/>
      <w:r w:rsidRPr="00481814">
        <w:rPr>
          <w:b/>
          <w:bCs/>
        </w:rPr>
        <w:t>.</w:t>
      </w:r>
    </w:p>
    <w:p w14:paraId="0760424F" w14:textId="77777777" w:rsidR="00481814" w:rsidRPr="00481814" w:rsidRDefault="00481814">
      <w:pPr>
        <w:numPr>
          <w:ilvl w:val="0"/>
          <w:numId w:val="25"/>
        </w:numPr>
        <w:rPr>
          <w:b/>
          <w:bCs/>
        </w:rPr>
      </w:pPr>
      <w:proofErr w:type="spellStart"/>
      <w:r w:rsidRPr="00481814">
        <w:rPr>
          <w:b/>
          <w:bCs/>
        </w:rPr>
        <w:t>Bên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trong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khối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này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có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dòng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chữ</w:t>
      </w:r>
      <w:proofErr w:type="spellEnd"/>
      <w:r w:rsidRPr="00481814">
        <w:rPr>
          <w:b/>
          <w:bCs/>
        </w:rPr>
        <w:t xml:space="preserve"> "Content </w:t>
      </w:r>
      <w:proofErr w:type="gramStart"/>
      <w:r w:rsidRPr="00481814">
        <w:rPr>
          <w:b/>
          <w:bCs/>
        </w:rPr>
        <w:t>( info</w:t>
      </w:r>
      <w:proofErr w:type="gramEnd"/>
      <w:r w:rsidRPr="00481814">
        <w:rPr>
          <w:b/>
          <w:bCs/>
        </w:rPr>
        <w:t xml:space="preserve"> about </w:t>
      </w:r>
      <w:proofErr w:type="gramStart"/>
      <w:r w:rsidRPr="00481814">
        <w:rPr>
          <w:b/>
          <w:bCs/>
        </w:rPr>
        <w:t>company )</w:t>
      </w:r>
      <w:proofErr w:type="gramEnd"/>
      <w:r w:rsidRPr="00481814">
        <w:rPr>
          <w:b/>
          <w:bCs/>
        </w:rPr>
        <w:t>".</w:t>
      </w:r>
    </w:p>
    <w:p w14:paraId="12DC7591" w14:textId="77777777" w:rsidR="00481814" w:rsidRPr="00481814" w:rsidRDefault="00481814">
      <w:pPr>
        <w:numPr>
          <w:ilvl w:val="0"/>
          <w:numId w:val="25"/>
        </w:numPr>
        <w:rPr>
          <w:b/>
          <w:bCs/>
        </w:rPr>
      </w:pPr>
      <w:proofErr w:type="spellStart"/>
      <w:r w:rsidRPr="00481814">
        <w:rPr>
          <w:b/>
          <w:bCs/>
        </w:rPr>
        <w:t>Điều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này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cho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thấy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khu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vực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này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được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dành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để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hiển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thị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nội</w:t>
      </w:r>
      <w:proofErr w:type="spellEnd"/>
      <w:r w:rsidRPr="00481814">
        <w:rPr>
          <w:b/>
          <w:bCs/>
        </w:rPr>
        <w:t xml:space="preserve"> dung </w:t>
      </w:r>
      <w:proofErr w:type="spellStart"/>
      <w:r w:rsidRPr="00481814">
        <w:rPr>
          <w:b/>
          <w:bCs/>
        </w:rPr>
        <w:t>chính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của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trang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chủ</w:t>
      </w:r>
      <w:proofErr w:type="spellEnd"/>
      <w:r w:rsidRPr="00481814">
        <w:rPr>
          <w:b/>
          <w:bCs/>
        </w:rPr>
        <w:t xml:space="preserve">. </w:t>
      </w:r>
      <w:proofErr w:type="spellStart"/>
      <w:r w:rsidRPr="00481814">
        <w:rPr>
          <w:b/>
          <w:bCs/>
        </w:rPr>
        <w:t>Dựa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trên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ghi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chú</w:t>
      </w:r>
      <w:proofErr w:type="spellEnd"/>
      <w:r w:rsidRPr="00481814">
        <w:rPr>
          <w:b/>
          <w:bCs/>
        </w:rPr>
        <w:t xml:space="preserve">, </w:t>
      </w:r>
      <w:proofErr w:type="spellStart"/>
      <w:r w:rsidRPr="00481814">
        <w:rPr>
          <w:b/>
          <w:bCs/>
        </w:rPr>
        <w:t>nội</w:t>
      </w:r>
      <w:proofErr w:type="spellEnd"/>
      <w:r w:rsidRPr="00481814">
        <w:rPr>
          <w:b/>
          <w:bCs/>
        </w:rPr>
        <w:t xml:space="preserve"> dung ban </w:t>
      </w:r>
      <w:proofErr w:type="spellStart"/>
      <w:r w:rsidRPr="00481814">
        <w:rPr>
          <w:b/>
          <w:bCs/>
        </w:rPr>
        <w:t>đầu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có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thể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là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thông</w:t>
      </w:r>
      <w:proofErr w:type="spellEnd"/>
      <w:r w:rsidRPr="00481814">
        <w:rPr>
          <w:b/>
          <w:bCs/>
        </w:rPr>
        <w:t xml:space="preserve"> tin </w:t>
      </w:r>
      <w:proofErr w:type="spellStart"/>
      <w:r w:rsidRPr="00481814">
        <w:rPr>
          <w:b/>
          <w:bCs/>
        </w:rPr>
        <w:t>chung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về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công</w:t>
      </w:r>
      <w:proofErr w:type="spellEnd"/>
      <w:r w:rsidRPr="00481814">
        <w:rPr>
          <w:b/>
          <w:bCs/>
        </w:rPr>
        <w:t xml:space="preserve"> ty. Trong </w:t>
      </w:r>
      <w:proofErr w:type="spellStart"/>
      <w:r w:rsidRPr="00481814">
        <w:rPr>
          <w:b/>
          <w:bCs/>
        </w:rPr>
        <w:t>một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ứng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dụng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thực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tế</w:t>
      </w:r>
      <w:proofErr w:type="spellEnd"/>
      <w:r w:rsidRPr="00481814">
        <w:rPr>
          <w:b/>
          <w:bCs/>
        </w:rPr>
        <w:t xml:space="preserve">, </w:t>
      </w:r>
      <w:proofErr w:type="spellStart"/>
      <w:r w:rsidRPr="00481814">
        <w:rPr>
          <w:b/>
          <w:bCs/>
        </w:rPr>
        <w:t>đây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cũng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có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thể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là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nơi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đặt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bảng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điều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khiển</w:t>
      </w:r>
      <w:proofErr w:type="spellEnd"/>
      <w:r w:rsidRPr="00481814">
        <w:rPr>
          <w:b/>
          <w:bCs/>
        </w:rPr>
        <w:t xml:space="preserve"> (dashboard), </w:t>
      </w:r>
      <w:proofErr w:type="spellStart"/>
      <w:r w:rsidRPr="00481814">
        <w:rPr>
          <w:b/>
          <w:bCs/>
        </w:rPr>
        <w:t>các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báo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cáo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nhanh</w:t>
      </w:r>
      <w:proofErr w:type="spellEnd"/>
      <w:r w:rsidRPr="00481814">
        <w:rPr>
          <w:b/>
          <w:bCs/>
        </w:rPr>
        <w:t xml:space="preserve">, </w:t>
      </w:r>
      <w:proofErr w:type="spellStart"/>
      <w:r w:rsidRPr="00481814">
        <w:rPr>
          <w:b/>
          <w:bCs/>
        </w:rPr>
        <w:t>hoặc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thông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báo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quan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trọng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cho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quản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trị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viên</w:t>
      </w:r>
      <w:proofErr w:type="spellEnd"/>
      <w:r w:rsidRPr="00481814">
        <w:rPr>
          <w:b/>
          <w:bCs/>
        </w:rPr>
        <w:t>.</w:t>
      </w:r>
    </w:p>
    <w:p w14:paraId="05EBCDA8" w14:textId="1EA48ED9" w:rsidR="00481814" w:rsidRDefault="00481814" w:rsidP="00481814">
      <w:pPr>
        <w:rPr>
          <w:b/>
          <w:bCs/>
        </w:rPr>
      </w:pPr>
    </w:p>
    <w:p w14:paraId="32ADF288" w14:textId="2C3014A1" w:rsidR="00481814" w:rsidRDefault="00481814" w:rsidP="00481814">
      <w:pPr>
        <w:pStyle w:val="Heading4"/>
      </w:pPr>
      <w:proofErr w:type="gramStart"/>
      <w:r>
        <w:lastRenderedPageBreak/>
        <w:t>3.1.1.2:SKUManager</w:t>
      </w:r>
      <w:proofErr w:type="gramEnd"/>
    </w:p>
    <w:p w14:paraId="0D8A57D5" w14:textId="20A77E1C" w:rsidR="00481814" w:rsidRDefault="00481814" w:rsidP="00481814">
      <w:r w:rsidRPr="00481814">
        <w:rPr>
          <w:noProof/>
        </w:rPr>
        <w:drawing>
          <wp:inline distT="0" distB="0" distL="0" distR="0" wp14:anchorId="549DC87E" wp14:editId="1A22A700">
            <wp:extent cx="5943600" cy="4700270"/>
            <wp:effectExtent l="0" t="0" r="0" b="5080"/>
            <wp:docPr id="2612905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9056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C9E2" w14:textId="6EB75929" w:rsidR="00481814" w:rsidRDefault="00481814" w:rsidP="00481814">
      <w:pPr>
        <w:rPr>
          <w:b/>
          <w:bCs/>
        </w:rPr>
      </w:pPr>
      <w:proofErr w:type="spellStart"/>
      <w:r w:rsidRPr="00481814">
        <w:rPr>
          <w:b/>
          <w:bCs/>
        </w:rPr>
        <w:t>Mô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Tả</w:t>
      </w:r>
      <w:proofErr w:type="spellEnd"/>
      <w:r w:rsidRPr="00481814">
        <w:rPr>
          <w:b/>
          <w:bCs/>
        </w:rPr>
        <w:t>:</w:t>
      </w:r>
    </w:p>
    <w:p w14:paraId="76E929FF" w14:textId="19B4856D" w:rsidR="00481814" w:rsidRPr="00481814" w:rsidRDefault="00481814" w:rsidP="00481814">
      <w:pPr>
        <w:rPr>
          <w:b/>
          <w:bCs/>
        </w:rPr>
      </w:pPr>
      <w:r w:rsidRPr="00481814">
        <w:rPr>
          <w:b/>
          <w:bCs/>
        </w:rPr>
        <w:t xml:space="preserve">1.  </w:t>
      </w:r>
      <w:proofErr w:type="spellStart"/>
      <w:r w:rsidRPr="00481814">
        <w:rPr>
          <w:b/>
          <w:bCs/>
        </w:rPr>
        <w:t>Tiêu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đề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Chức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năng</w:t>
      </w:r>
      <w:proofErr w:type="spellEnd"/>
      <w:r w:rsidRPr="00481814">
        <w:rPr>
          <w:b/>
          <w:bCs/>
        </w:rPr>
        <w:t xml:space="preserve"> (Function Title)</w:t>
      </w:r>
    </w:p>
    <w:p w14:paraId="69FD0489" w14:textId="77777777" w:rsidR="00481814" w:rsidRPr="00481814" w:rsidRDefault="00481814">
      <w:pPr>
        <w:numPr>
          <w:ilvl w:val="0"/>
          <w:numId w:val="26"/>
        </w:numPr>
        <w:rPr>
          <w:b/>
          <w:bCs/>
        </w:rPr>
      </w:pPr>
      <w:proofErr w:type="spellStart"/>
      <w:r w:rsidRPr="00481814">
        <w:rPr>
          <w:b/>
          <w:bCs/>
        </w:rPr>
        <w:t>Nằm</w:t>
      </w:r>
      <w:proofErr w:type="spellEnd"/>
      <w:r w:rsidRPr="00481814">
        <w:rPr>
          <w:b/>
          <w:bCs/>
        </w:rPr>
        <w:t xml:space="preserve"> ở </w:t>
      </w:r>
      <w:proofErr w:type="spellStart"/>
      <w:r w:rsidRPr="00481814">
        <w:rPr>
          <w:b/>
          <w:bCs/>
        </w:rPr>
        <w:t>phía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trên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và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trung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tâm</w:t>
      </w:r>
      <w:proofErr w:type="spellEnd"/>
      <w:r w:rsidRPr="00481814">
        <w:rPr>
          <w:b/>
          <w:bCs/>
        </w:rPr>
        <w:t xml:space="preserve">, </w:t>
      </w:r>
      <w:proofErr w:type="spellStart"/>
      <w:r w:rsidRPr="00481814">
        <w:rPr>
          <w:b/>
          <w:bCs/>
        </w:rPr>
        <w:t>có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một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khối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hình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chữ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nhật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lớn</w:t>
      </w:r>
      <w:proofErr w:type="spellEnd"/>
      <w:r w:rsidRPr="00481814">
        <w:rPr>
          <w:b/>
          <w:bCs/>
        </w:rPr>
        <w:t xml:space="preserve">, </w:t>
      </w:r>
      <w:proofErr w:type="spellStart"/>
      <w:r w:rsidRPr="00481814">
        <w:rPr>
          <w:b/>
          <w:bCs/>
        </w:rPr>
        <w:t>bo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góc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với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nội</w:t>
      </w:r>
      <w:proofErr w:type="spellEnd"/>
      <w:r w:rsidRPr="00481814">
        <w:rPr>
          <w:b/>
          <w:bCs/>
        </w:rPr>
        <w:t xml:space="preserve"> dung: "Name </w:t>
      </w:r>
      <w:proofErr w:type="gramStart"/>
      <w:r w:rsidRPr="00481814">
        <w:rPr>
          <w:b/>
          <w:bCs/>
        </w:rPr>
        <w:t>Function :</w:t>
      </w:r>
      <w:proofErr w:type="gram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SKUManager</w:t>
      </w:r>
      <w:proofErr w:type="spellEnd"/>
      <w:r w:rsidRPr="00481814">
        <w:rPr>
          <w:b/>
          <w:bCs/>
        </w:rPr>
        <w:t>".</w:t>
      </w:r>
    </w:p>
    <w:p w14:paraId="2AA3E100" w14:textId="77777777" w:rsidR="00481814" w:rsidRPr="00481814" w:rsidRDefault="00481814">
      <w:pPr>
        <w:numPr>
          <w:ilvl w:val="0"/>
          <w:numId w:val="26"/>
        </w:numPr>
        <w:rPr>
          <w:b/>
          <w:bCs/>
        </w:rPr>
      </w:pPr>
      <w:proofErr w:type="spellStart"/>
      <w:r w:rsidRPr="00481814">
        <w:rPr>
          <w:b/>
          <w:bCs/>
        </w:rPr>
        <w:t>Đây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là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tiêu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đề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chính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của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trang</w:t>
      </w:r>
      <w:proofErr w:type="spellEnd"/>
      <w:r w:rsidRPr="00481814">
        <w:rPr>
          <w:b/>
          <w:bCs/>
        </w:rPr>
        <w:t xml:space="preserve">, </w:t>
      </w:r>
      <w:proofErr w:type="spellStart"/>
      <w:r w:rsidRPr="00481814">
        <w:rPr>
          <w:b/>
          <w:bCs/>
        </w:rPr>
        <w:t>xác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nhận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rõ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ràng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cho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người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dùng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biết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họ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đang</w:t>
      </w:r>
      <w:proofErr w:type="spellEnd"/>
      <w:r w:rsidRPr="00481814">
        <w:rPr>
          <w:b/>
          <w:bCs/>
        </w:rPr>
        <w:t xml:space="preserve"> ở </w:t>
      </w:r>
      <w:proofErr w:type="spellStart"/>
      <w:r w:rsidRPr="00481814">
        <w:rPr>
          <w:b/>
          <w:bCs/>
        </w:rPr>
        <w:t>trong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chức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năng</w:t>
      </w:r>
      <w:proofErr w:type="spellEnd"/>
      <w:r w:rsidRPr="00481814">
        <w:rPr>
          <w:b/>
          <w:bCs/>
        </w:rPr>
        <w:t xml:space="preserve"> "Quản </w:t>
      </w:r>
      <w:proofErr w:type="spellStart"/>
      <w:r w:rsidRPr="00481814">
        <w:rPr>
          <w:b/>
          <w:bCs/>
        </w:rPr>
        <w:t>lý</w:t>
      </w:r>
      <w:proofErr w:type="spellEnd"/>
      <w:r w:rsidRPr="00481814">
        <w:rPr>
          <w:b/>
          <w:bCs/>
        </w:rPr>
        <w:t xml:space="preserve"> SKU".</w:t>
      </w:r>
    </w:p>
    <w:p w14:paraId="6BFB7FAF" w14:textId="61F0F62E" w:rsidR="00481814" w:rsidRPr="00481814" w:rsidRDefault="00481814" w:rsidP="00481814">
      <w:pPr>
        <w:rPr>
          <w:b/>
          <w:bCs/>
        </w:rPr>
      </w:pPr>
      <w:r w:rsidRPr="00481814">
        <w:rPr>
          <w:b/>
          <w:bCs/>
        </w:rPr>
        <w:t xml:space="preserve">2. Khu </w:t>
      </w:r>
      <w:proofErr w:type="spellStart"/>
      <w:r w:rsidRPr="00481814">
        <w:rPr>
          <w:b/>
          <w:bCs/>
        </w:rPr>
        <w:t>vực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Nội</w:t>
      </w:r>
      <w:proofErr w:type="spellEnd"/>
      <w:r w:rsidRPr="00481814">
        <w:rPr>
          <w:b/>
          <w:bCs/>
        </w:rPr>
        <w:t xml:space="preserve"> dung </w:t>
      </w:r>
      <w:proofErr w:type="spellStart"/>
      <w:r w:rsidRPr="00481814">
        <w:rPr>
          <w:b/>
          <w:bCs/>
        </w:rPr>
        <w:t>chính</w:t>
      </w:r>
      <w:proofErr w:type="spellEnd"/>
      <w:r w:rsidRPr="00481814">
        <w:rPr>
          <w:b/>
          <w:bCs/>
        </w:rPr>
        <w:t xml:space="preserve"> (Main Content Area)</w:t>
      </w:r>
    </w:p>
    <w:p w14:paraId="2A5E4FBE" w14:textId="77777777" w:rsidR="00481814" w:rsidRPr="00481814" w:rsidRDefault="00481814">
      <w:pPr>
        <w:numPr>
          <w:ilvl w:val="0"/>
          <w:numId w:val="27"/>
        </w:numPr>
        <w:rPr>
          <w:b/>
          <w:bCs/>
        </w:rPr>
      </w:pPr>
      <w:proofErr w:type="spellStart"/>
      <w:r w:rsidRPr="00481814">
        <w:rPr>
          <w:b/>
          <w:bCs/>
        </w:rPr>
        <w:t>Bên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dưới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tiêu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đề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là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một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khối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lớn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được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dán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nhãn</w:t>
      </w:r>
      <w:proofErr w:type="spellEnd"/>
      <w:r w:rsidRPr="00481814">
        <w:rPr>
          <w:b/>
          <w:bCs/>
        </w:rPr>
        <w:t xml:space="preserve"> "Content" (</w:t>
      </w:r>
      <w:proofErr w:type="spellStart"/>
      <w:r w:rsidRPr="00481814">
        <w:rPr>
          <w:b/>
          <w:bCs/>
        </w:rPr>
        <w:t>Nội</w:t>
      </w:r>
      <w:proofErr w:type="spellEnd"/>
      <w:r w:rsidRPr="00481814">
        <w:rPr>
          <w:b/>
          <w:bCs/>
        </w:rPr>
        <w:t xml:space="preserve"> dung).</w:t>
      </w:r>
    </w:p>
    <w:p w14:paraId="7F25E68A" w14:textId="77777777" w:rsidR="00481814" w:rsidRPr="00481814" w:rsidRDefault="00481814">
      <w:pPr>
        <w:numPr>
          <w:ilvl w:val="0"/>
          <w:numId w:val="27"/>
        </w:numPr>
        <w:rPr>
          <w:b/>
          <w:bCs/>
        </w:rPr>
      </w:pPr>
      <w:proofErr w:type="spellStart"/>
      <w:r w:rsidRPr="00481814">
        <w:rPr>
          <w:b/>
          <w:bCs/>
        </w:rPr>
        <w:t>Đây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là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khu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vực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chứa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toàn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bộ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các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yếu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tố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tương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tác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của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chức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năng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này</w:t>
      </w:r>
      <w:proofErr w:type="spellEnd"/>
      <w:r w:rsidRPr="00481814">
        <w:rPr>
          <w:b/>
          <w:bCs/>
        </w:rPr>
        <w:t>.</w:t>
      </w:r>
    </w:p>
    <w:p w14:paraId="6C0A3703" w14:textId="742120E5" w:rsidR="00481814" w:rsidRPr="00481814" w:rsidRDefault="00481814" w:rsidP="00481814">
      <w:pPr>
        <w:rPr>
          <w:b/>
          <w:bCs/>
        </w:rPr>
      </w:pPr>
      <w:r w:rsidRPr="00481814">
        <w:rPr>
          <w:b/>
          <w:bCs/>
        </w:rPr>
        <w:t xml:space="preserve">3.  Danh </w:t>
      </w:r>
      <w:proofErr w:type="spellStart"/>
      <w:r w:rsidRPr="00481814">
        <w:rPr>
          <w:b/>
          <w:bCs/>
        </w:rPr>
        <w:t>sách</w:t>
      </w:r>
      <w:proofErr w:type="spellEnd"/>
      <w:r w:rsidRPr="00481814">
        <w:rPr>
          <w:b/>
          <w:bCs/>
        </w:rPr>
        <w:t xml:space="preserve"> (List View)</w:t>
      </w:r>
    </w:p>
    <w:p w14:paraId="5EED6A18" w14:textId="77777777" w:rsidR="00481814" w:rsidRPr="00481814" w:rsidRDefault="00481814" w:rsidP="00481814">
      <w:pPr>
        <w:rPr>
          <w:b/>
          <w:bCs/>
        </w:rPr>
      </w:pPr>
      <w:proofErr w:type="spellStart"/>
      <w:r w:rsidRPr="00481814">
        <w:rPr>
          <w:b/>
          <w:bCs/>
        </w:rPr>
        <w:lastRenderedPageBreak/>
        <w:t>Bên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trong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khu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vực</w:t>
      </w:r>
      <w:proofErr w:type="spellEnd"/>
      <w:r w:rsidRPr="00481814">
        <w:rPr>
          <w:b/>
          <w:bCs/>
        </w:rPr>
        <w:t xml:space="preserve"> "Content" </w:t>
      </w:r>
      <w:proofErr w:type="spellStart"/>
      <w:r w:rsidRPr="00481814">
        <w:rPr>
          <w:b/>
          <w:bCs/>
        </w:rPr>
        <w:t>là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một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vùng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chứa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lớn</w:t>
      </w:r>
      <w:proofErr w:type="spellEnd"/>
      <w:r w:rsidRPr="00481814">
        <w:rPr>
          <w:b/>
          <w:bCs/>
        </w:rPr>
        <w:t xml:space="preserve"> (</w:t>
      </w:r>
      <w:proofErr w:type="spellStart"/>
      <w:r w:rsidRPr="00481814">
        <w:rPr>
          <w:b/>
          <w:bCs/>
        </w:rPr>
        <w:t>bo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góc</w:t>
      </w:r>
      <w:proofErr w:type="spellEnd"/>
      <w:r w:rsidRPr="00481814">
        <w:rPr>
          <w:b/>
          <w:bCs/>
        </w:rPr>
        <w:t xml:space="preserve">) </w:t>
      </w:r>
      <w:proofErr w:type="spellStart"/>
      <w:r w:rsidRPr="00481814">
        <w:rPr>
          <w:b/>
          <w:bCs/>
        </w:rPr>
        <w:t>dường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như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hiển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thị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một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danh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sách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các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mục</w:t>
      </w:r>
      <w:proofErr w:type="spellEnd"/>
      <w:r w:rsidRPr="00481814">
        <w:rPr>
          <w:b/>
          <w:bCs/>
        </w:rPr>
        <w:t xml:space="preserve"> (item). Wireframe </w:t>
      </w:r>
      <w:proofErr w:type="spellStart"/>
      <w:r w:rsidRPr="00481814">
        <w:rPr>
          <w:b/>
          <w:bCs/>
        </w:rPr>
        <w:t>này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minh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họa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hai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mục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giống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hệt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nhau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để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thể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hiện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cấu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trúc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của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danh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sách</w:t>
      </w:r>
      <w:proofErr w:type="spellEnd"/>
      <w:r w:rsidRPr="00481814">
        <w:rPr>
          <w:b/>
          <w:bCs/>
        </w:rPr>
        <w:t>:</w:t>
      </w:r>
    </w:p>
    <w:p w14:paraId="550C0C3C" w14:textId="77777777" w:rsidR="00481814" w:rsidRPr="00481814" w:rsidRDefault="00481814" w:rsidP="00481814">
      <w:pPr>
        <w:rPr>
          <w:b/>
          <w:bCs/>
        </w:rPr>
      </w:pPr>
      <w:proofErr w:type="spellStart"/>
      <w:r w:rsidRPr="00481814">
        <w:rPr>
          <w:b/>
          <w:bCs/>
        </w:rPr>
        <w:t>Mỗi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mục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trong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danh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sách</w:t>
      </w:r>
      <w:proofErr w:type="spellEnd"/>
      <w:r w:rsidRPr="00481814">
        <w:rPr>
          <w:b/>
          <w:bCs/>
        </w:rPr>
        <w:t xml:space="preserve"> (</w:t>
      </w:r>
      <w:proofErr w:type="spellStart"/>
      <w:r w:rsidRPr="00481814">
        <w:rPr>
          <w:b/>
          <w:bCs/>
        </w:rPr>
        <w:t>mỗi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hàng</w:t>
      </w:r>
      <w:proofErr w:type="spellEnd"/>
      <w:r w:rsidRPr="00481814">
        <w:rPr>
          <w:b/>
          <w:bCs/>
        </w:rPr>
        <w:t xml:space="preserve">) </w:t>
      </w:r>
      <w:proofErr w:type="spellStart"/>
      <w:r w:rsidRPr="00481814">
        <w:rPr>
          <w:b/>
          <w:bCs/>
        </w:rPr>
        <w:t>được</w:t>
      </w:r>
      <w:proofErr w:type="spellEnd"/>
      <w:r w:rsidRPr="00481814">
        <w:rPr>
          <w:b/>
          <w:bCs/>
        </w:rPr>
        <w:t xml:space="preserve"> chia </w:t>
      </w:r>
      <w:proofErr w:type="spellStart"/>
      <w:r w:rsidRPr="00481814">
        <w:rPr>
          <w:b/>
          <w:bCs/>
        </w:rPr>
        <w:t>làm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hai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phần</w:t>
      </w:r>
      <w:proofErr w:type="spellEnd"/>
      <w:r w:rsidRPr="00481814">
        <w:rPr>
          <w:b/>
          <w:bCs/>
        </w:rPr>
        <w:t>:</w:t>
      </w:r>
    </w:p>
    <w:p w14:paraId="4A3E3AC1" w14:textId="77777777" w:rsidR="00481814" w:rsidRPr="00481814" w:rsidRDefault="00481814">
      <w:pPr>
        <w:numPr>
          <w:ilvl w:val="0"/>
          <w:numId w:val="28"/>
        </w:numPr>
        <w:rPr>
          <w:b/>
          <w:bCs/>
        </w:rPr>
      </w:pPr>
      <w:proofErr w:type="spellStart"/>
      <w:r w:rsidRPr="00481814">
        <w:rPr>
          <w:b/>
          <w:bCs/>
        </w:rPr>
        <w:t>Phần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bên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trái</w:t>
      </w:r>
      <w:proofErr w:type="spellEnd"/>
      <w:r w:rsidRPr="00481814">
        <w:rPr>
          <w:b/>
          <w:bCs/>
        </w:rPr>
        <w:t xml:space="preserve"> (Thông tin):</w:t>
      </w:r>
    </w:p>
    <w:p w14:paraId="5060D99A" w14:textId="77777777" w:rsidR="00481814" w:rsidRPr="00481814" w:rsidRDefault="00481814">
      <w:pPr>
        <w:numPr>
          <w:ilvl w:val="1"/>
          <w:numId w:val="28"/>
        </w:numPr>
        <w:rPr>
          <w:b/>
          <w:bCs/>
        </w:rPr>
      </w:pPr>
      <w:proofErr w:type="spellStart"/>
      <w:r w:rsidRPr="00481814">
        <w:rPr>
          <w:b/>
          <w:bCs/>
        </w:rPr>
        <w:t>Một</w:t>
      </w:r>
      <w:proofErr w:type="spellEnd"/>
      <w:r w:rsidRPr="00481814">
        <w:rPr>
          <w:b/>
          <w:bCs/>
        </w:rPr>
        <w:t xml:space="preserve"> ô </w:t>
      </w:r>
      <w:proofErr w:type="spellStart"/>
      <w:r w:rsidRPr="00481814">
        <w:rPr>
          <w:b/>
          <w:bCs/>
        </w:rPr>
        <w:t>vuông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có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nhãn</w:t>
      </w:r>
      <w:proofErr w:type="spellEnd"/>
      <w:r w:rsidRPr="00481814">
        <w:rPr>
          <w:b/>
          <w:bCs/>
        </w:rPr>
        <w:t xml:space="preserve"> "Name: (Product)".</w:t>
      </w:r>
    </w:p>
    <w:p w14:paraId="2E88BA78" w14:textId="77777777" w:rsidR="00481814" w:rsidRPr="00481814" w:rsidRDefault="00481814">
      <w:pPr>
        <w:numPr>
          <w:ilvl w:val="1"/>
          <w:numId w:val="28"/>
        </w:numPr>
        <w:rPr>
          <w:b/>
          <w:bCs/>
        </w:rPr>
      </w:pPr>
      <w:proofErr w:type="spellStart"/>
      <w:r w:rsidRPr="00481814">
        <w:rPr>
          <w:b/>
          <w:bCs/>
        </w:rPr>
        <w:t>Đây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là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vị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trí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giữ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chỗ</w:t>
      </w:r>
      <w:proofErr w:type="spellEnd"/>
      <w:r w:rsidRPr="00481814">
        <w:rPr>
          <w:b/>
          <w:bCs/>
        </w:rPr>
        <w:t xml:space="preserve"> (placeholder) </w:t>
      </w:r>
      <w:proofErr w:type="spellStart"/>
      <w:r w:rsidRPr="00481814">
        <w:rPr>
          <w:b/>
          <w:bCs/>
        </w:rPr>
        <w:t>cho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thông</w:t>
      </w:r>
      <w:proofErr w:type="spellEnd"/>
      <w:r w:rsidRPr="00481814">
        <w:rPr>
          <w:b/>
          <w:bCs/>
        </w:rPr>
        <w:t xml:space="preserve"> tin </w:t>
      </w:r>
      <w:proofErr w:type="spellStart"/>
      <w:r w:rsidRPr="00481814">
        <w:rPr>
          <w:b/>
          <w:bCs/>
        </w:rPr>
        <w:t>nhận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diện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sản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phẩm</w:t>
      </w:r>
      <w:proofErr w:type="spellEnd"/>
      <w:r w:rsidRPr="00481814">
        <w:rPr>
          <w:b/>
          <w:bCs/>
        </w:rPr>
        <w:t xml:space="preserve">, </w:t>
      </w:r>
      <w:proofErr w:type="spellStart"/>
      <w:r w:rsidRPr="00481814">
        <w:rPr>
          <w:b/>
          <w:bCs/>
        </w:rPr>
        <w:t>có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thể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là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hình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ảnh</w:t>
      </w:r>
      <w:proofErr w:type="spellEnd"/>
      <w:r w:rsidRPr="00481814">
        <w:rPr>
          <w:b/>
          <w:bCs/>
        </w:rPr>
        <w:t xml:space="preserve">, </w:t>
      </w:r>
      <w:proofErr w:type="spellStart"/>
      <w:r w:rsidRPr="00481814">
        <w:rPr>
          <w:b/>
          <w:bCs/>
        </w:rPr>
        <w:t>tên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sản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phẩm</w:t>
      </w:r>
      <w:proofErr w:type="spellEnd"/>
      <w:r w:rsidRPr="00481814">
        <w:rPr>
          <w:b/>
          <w:bCs/>
        </w:rPr>
        <w:t xml:space="preserve">, </w:t>
      </w:r>
      <w:proofErr w:type="spellStart"/>
      <w:r w:rsidRPr="00481814">
        <w:rPr>
          <w:b/>
          <w:bCs/>
        </w:rPr>
        <w:t>hoặc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mã</w:t>
      </w:r>
      <w:proofErr w:type="spellEnd"/>
      <w:r w:rsidRPr="00481814">
        <w:rPr>
          <w:b/>
          <w:bCs/>
        </w:rPr>
        <w:t xml:space="preserve"> SKU.</w:t>
      </w:r>
    </w:p>
    <w:p w14:paraId="4E66590C" w14:textId="77777777" w:rsidR="00481814" w:rsidRPr="00481814" w:rsidRDefault="00481814">
      <w:pPr>
        <w:numPr>
          <w:ilvl w:val="0"/>
          <w:numId w:val="28"/>
        </w:numPr>
        <w:rPr>
          <w:b/>
          <w:bCs/>
        </w:rPr>
      </w:pPr>
      <w:proofErr w:type="spellStart"/>
      <w:r w:rsidRPr="00481814">
        <w:rPr>
          <w:b/>
          <w:bCs/>
        </w:rPr>
        <w:t>Phần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bên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phải</w:t>
      </w:r>
      <w:proofErr w:type="spellEnd"/>
      <w:r w:rsidRPr="00481814">
        <w:rPr>
          <w:b/>
          <w:bCs/>
        </w:rPr>
        <w:t xml:space="preserve"> (</w:t>
      </w:r>
      <w:proofErr w:type="spellStart"/>
      <w:r w:rsidRPr="00481814">
        <w:rPr>
          <w:b/>
          <w:bCs/>
        </w:rPr>
        <w:t>Hành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động</w:t>
      </w:r>
      <w:proofErr w:type="spellEnd"/>
      <w:r w:rsidRPr="00481814">
        <w:rPr>
          <w:b/>
          <w:bCs/>
        </w:rPr>
        <w:t>):</w:t>
      </w:r>
    </w:p>
    <w:p w14:paraId="4772F7D4" w14:textId="77777777" w:rsidR="00481814" w:rsidRPr="00481814" w:rsidRDefault="00481814">
      <w:pPr>
        <w:numPr>
          <w:ilvl w:val="1"/>
          <w:numId w:val="28"/>
        </w:numPr>
        <w:rPr>
          <w:b/>
          <w:bCs/>
        </w:rPr>
      </w:pPr>
      <w:r w:rsidRPr="00481814">
        <w:rPr>
          <w:b/>
          <w:bCs/>
        </w:rPr>
        <w:t xml:space="preserve">Hai </w:t>
      </w:r>
      <w:proofErr w:type="spellStart"/>
      <w:r w:rsidRPr="00481814">
        <w:rPr>
          <w:b/>
          <w:bCs/>
        </w:rPr>
        <w:t>nút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bấm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được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xếp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ngang</w:t>
      </w:r>
      <w:proofErr w:type="spellEnd"/>
      <w:r w:rsidRPr="00481814">
        <w:rPr>
          <w:b/>
          <w:bCs/>
        </w:rPr>
        <w:t xml:space="preserve"> </w:t>
      </w:r>
      <w:proofErr w:type="spellStart"/>
      <w:r w:rsidRPr="00481814">
        <w:rPr>
          <w:b/>
          <w:bCs/>
        </w:rPr>
        <w:t>hàng</w:t>
      </w:r>
      <w:proofErr w:type="spellEnd"/>
      <w:r w:rsidRPr="00481814">
        <w:rPr>
          <w:b/>
          <w:bCs/>
        </w:rPr>
        <w:t xml:space="preserve">, </w:t>
      </w:r>
      <w:proofErr w:type="spellStart"/>
      <w:r w:rsidRPr="00481814">
        <w:rPr>
          <w:b/>
          <w:bCs/>
        </w:rPr>
        <w:t>gồm</w:t>
      </w:r>
      <w:proofErr w:type="spellEnd"/>
      <w:r w:rsidRPr="00481814">
        <w:rPr>
          <w:b/>
          <w:bCs/>
        </w:rPr>
        <w:t>:</w:t>
      </w:r>
    </w:p>
    <w:p w14:paraId="209A4B05" w14:textId="77777777" w:rsidR="00481814" w:rsidRPr="00481814" w:rsidRDefault="00481814">
      <w:pPr>
        <w:numPr>
          <w:ilvl w:val="2"/>
          <w:numId w:val="28"/>
        </w:numPr>
        <w:rPr>
          <w:b/>
          <w:bCs/>
        </w:rPr>
      </w:pPr>
      <w:r w:rsidRPr="00481814">
        <w:rPr>
          <w:b/>
          <w:bCs/>
        </w:rPr>
        <w:t>"</w:t>
      </w:r>
      <w:proofErr w:type="spellStart"/>
      <w:r w:rsidRPr="00481814">
        <w:rPr>
          <w:b/>
          <w:bCs/>
        </w:rPr>
        <w:t>Thêm</w:t>
      </w:r>
      <w:proofErr w:type="spellEnd"/>
      <w:r w:rsidRPr="00481814">
        <w:rPr>
          <w:b/>
          <w:bCs/>
        </w:rPr>
        <w:t>" (Add)</w:t>
      </w:r>
    </w:p>
    <w:p w14:paraId="5A3CD1D6" w14:textId="77777777" w:rsidR="00481814" w:rsidRDefault="00481814">
      <w:pPr>
        <w:numPr>
          <w:ilvl w:val="2"/>
          <w:numId w:val="28"/>
        </w:numPr>
        <w:rPr>
          <w:b/>
          <w:bCs/>
        </w:rPr>
      </w:pPr>
      <w:r w:rsidRPr="00481814">
        <w:rPr>
          <w:b/>
          <w:bCs/>
        </w:rPr>
        <w:t>"Sửa" (Edit)</w:t>
      </w:r>
    </w:p>
    <w:p w14:paraId="7E2B5201" w14:textId="38228EFD" w:rsidR="00481814" w:rsidRPr="002E230F" w:rsidRDefault="00481814" w:rsidP="002E230F">
      <w:pPr>
        <w:pStyle w:val="Heading5"/>
      </w:pPr>
      <w:proofErr w:type="gramStart"/>
      <w:r w:rsidRPr="002E230F">
        <w:lastRenderedPageBreak/>
        <w:t>3.1.1.2</w:t>
      </w:r>
      <w:r w:rsidR="00FD4472" w:rsidRPr="002E230F">
        <w:t>.1</w:t>
      </w:r>
      <w:r w:rsidRPr="002E230F">
        <w:t>:SKUManager</w:t>
      </w:r>
      <w:proofErr w:type="gramEnd"/>
      <w:r w:rsidR="00FD4472" w:rsidRPr="002E230F">
        <w:t>(</w:t>
      </w:r>
      <w:proofErr w:type="gramStart"/>
      <w:r w:rsidR="00FD4472" w:rsidRPr="002E230F">
        <w:t>Update ,</w:t>
      </w:r>
      <w:proofErr w:type="gramEnd"/>
      <w:r w:rsidR="00FD4472" w:rsidRPr="002E230F">
        <w:t xml:space="preserve"> ADD)</w:t>
      </w:r>
    </w:p>
    <w:p w14:paraId="4CE433EA" w14:textId="6887964D" w:rsidR="00FD4472" w:rsidRPr="00FD4472" w:rsidRDefault="00707AD3" w:rsidP="00FD4472">
      <w:r w:rsidRPr="00707AD3">
        <w:rPr>
          <w:noProof/>
        </w:rPr>
        <w:drawing>
          <wp:inline distT="0" distB="0" distL="0" distR="0" wp14:anchorId="349DF90A" wp14:editId="32E7C571">
            <wp:extent cx="5943600" cy="4966970"/>
            <wp:effectExtent l="0" t="0" r="0" b="5080"/>
            <wp:docPr id="1776495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9522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69CA" w14:textId="047BD52A" w:rsidR="00481814" w:rsidRDefault="00707AD3" w:rsidP="00481814">
      <w:pPr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</w:p>
    <w:p w14:paraId="1E8A75A9" w14:textId="77777777" w:rsidR="00707AD3" w:rsidRPr="00707AD3" w:rsidRDefault="00707AD3" w:rsidP="00707AD3">
      <w:pPr>
        <w:rPr>
          <w:b/>
          <w:bCs/>
        </w:rPr>
      </w:pPr>
      <w:r w:rsidRPr="00707AD3">
        <w:rPr>
          <w:b/>
          <w:bCs/>
        </w:rPr>
        <w:t xml:space="preserve">1. Khu </w:t>
      </w:r>
      <w:proofErr w:type="spellStart"/>
      <w:r w:rsidRPr="00707AD3">
        <w:rPr>
          <w:b/>
          <w:bCs/>
        </w:rPr>
        <w:t>vực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Nội</w:t>
      </w:r>
      <w:proofErr w:type="spellEnd"/>
      <w:r w:rsidRPr="00707AD3">
        <w:rPr>
          <w:b/>
          <w:bCs/>
        </w:rPr>
        <w:t xml:space="preserve"> dung </w:t>
      </w:r>
      <w:proofErr w:type="spellStart"/>
      <w:r w:rsidRPr="00707AD3">
        <w:rPr>
          <w:b/>
          <w:bCs/>
        </w:rPr>
        <w:t>chính</w:t>
      </w:r>
      <w:proofErr w:type="spellEnd"/>
      <w:r w:rsidRPr="00707AD3">
        <w:rPr>
          <w:b/>
          <w:bCs/>
        </w:rPr>
        <w:t xml:space="preserve"> (Main Content Area)</w:t>
      </w:r>
    </w:p>
    <w:p w14:paraId="40D0876C" w14:textId="77777777" w:rsidR="00707AD3" w:rsidRPr="00707AD3" w:rsidRDefault="00707AD3">
      <w:pPr>
        <w:numPr>
          <w:ilvl w:val="0"/>
          <w:numId w:val="32"/>
        </w:numPr>
        <w:rPr>
          <w:b/>
          <w:bCs/>
        </w:rPr>
      </w:pPr>
      <w:r w:rsidRPr="00707AD3">
        <w:rPr>
          <w:b/>
          <w:bCs/>
        </w:rPr>
        <w:t xml:space="preserve">Wireframe </w:t>
      </w:r>
      <w:proofErr w:type="spellStart"/>
      <w:r w:rsidRPr="00707AD3">
        <w:rPr>
          <w:b/>
          <w:bCs/>
        </w:rPr>
        <w:t>hiển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thị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khối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hình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chữ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nhật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lớn</w:t>
      </w:r>
      <w:proofErr w:type="spellEnd"/>
      <w:r w:rsidRPr="00707AD3">
        <w:rPr>
          <w:b/>
          <w:bCs/>
        </w:rPr>
        <w:t xml:space="preserve">, </w:t>
      </w:r>
      <w:proofErr w:type="spellStart"/>
      <w:r w:rsidRPr="00707AD3">
        <w:rPr>
          <w:b/>
          <w:bCs/>
        </w:rPr>
        <w:t>chiếm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phần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lớn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không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gian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trang</w:t>
      </w:r>
      <w:proofErr w:type="spellEnd"/>
      <w:r w:rsidRPr="00707AD3">
        <w:rPr>
          <w:b/>
          <w:bCs/>
        </w:rPr>
        <w:t xml:space="preserve">. </w:t>
      </w:r>
      <w:proofErr w:type="spellStart"/>
      <w:r w:rsidRPr="00707AD3">
        <w:rPr>
          <w:b/>
          <w:bCs/>
        </w:rPr>
        <w:t>Đây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là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khu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vực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chính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để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người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dùng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tương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tác</w:t>
      </w:r>
      <w:proofErr w:type="spellEnd"/>
      <w:r w:rsidRPr="00707AD3">
        <w:rPr>
          <w:b/>
          <w:bCs/>
        </w:rPr>
        <w:t>.</w:t>
      </w:r>
    </w:p>
    <w:p w14:paraId="1AE80876" w14:textId="77777777" w:rsidR="00707AD3" w:rsidRPr="00707AD3" w:rsidRDefault="00707AD3" w:rsidP="00707AD3">
      <w:pPr>
        <w:rPr>
          <w:b/>
          <w:bCs/>
        </w:rPr>
      </w:pPr>
      <w:r w:rsidRPr="00707AD3">
        <w:rPr>
          <w:b/>
          <w:bCs/>
        </w:rPr>
        <w:t xml:space="preserve">2. Các Trường </w:t>
      </w:r>
      <w:proofErr w:type="spellStart"/>
      <w:r w:rsidRPr="00707AD3">
        <w:rPr>
          <w:b/>
          <w:bCs/>
        </w:rPr>
        <w:t>Nhập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liệu</w:t>
      </w:r>
      <w:proofErr w:type="spellEnd"/>
      <w:r w:rsidRPr="00707AD3">
        <w:rPr>
          <w:b/>
          <w:bCs/>
        </w:rPr>
        <w:t xml:space="preserve"> (Input Fields)</w:t>
      </w:r>
    </w:p>
    <w:p w14:paraId="5299629E" w14:textId="77777777" w:rsidR="00707AD3" w:rsidRPr="00707AD3" w:rsidRDefault="00707AD3" w:rsidP="00707AD3">
      <w:pPr>
        <w:rPr>
          <w:b/>
          <w:bCs/>
        </w:rPr>
      </w:pPr>
      <w:proofErr w:type="spellStart"/>
      <w:r w:rsidRPr="00707AD3">
        <w:rPr>
          <w:b/>
          <w:bCs/>
        </w:rPr>
        <w:t>Bên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trong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khu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vực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nội</w:t>
      </w:r>
      <w:proofErr w:type="spellEnd"/>
      <w:r w:rsidRPr="00707AD3">
        <w:rPr>
          <w:b/>
          <w:bCs/>
        </w:rPr>
        <w:t xml:space="preserve"> dung </w:t>
      </w:r>
      <w:proofErr w:type="spellStart"/>
      <w:r w:rsidRPr="00707AD3">
        <w:rPr>
          <w:b/>
          <w:bCs/>
        </w:rPr>
        <w:t>chính</w:t>
      </w:r>
      <w:proofErr w:type="spellEnd"/>
      <w:r w:rsidRPr="00707AD3">
        <w:rPr>
          <w:b/>
          <w:bCs/>
        </w:rPr>
        <w:t xml:space="preserve">, </w:t>
      </w:r>
      <w:proofErr w:type="spellStart"/>
      <w:r w:rsidRPr="00707AD3">
        <w:rPr>
          <w:b/>
          <w:bCs/>
        </w:rPr>
        <w:t>có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hai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khối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hình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chữ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nhật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lớn</w:t>
      </w:r>
      <w:proofErr w:type="spellEnd"/>
      <w:r w:rsidRPr="00707AD3">
        <w:rPr>
          <w:b/>
          <w:bCs/>
        </w:rPr>
        <w:t xml:space="preserve">, </w:t>
      </w:r>
      <w:proofErr w:type="spellStart"/>
      <w:r w:rsidRPr="00707AD3">
        <w:rPr>
          <w:b/>
          <w:bCs/>
        </w:rPr>
        <w:t>bo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góc</w:t>
      </w:r>
      <w:proofErr w:type="spellEnd"/>
      <w:r w:rsidRPr="00707AD3">
        <w:rPr>
          <w:b/>
          <w:bCs/>
        </w:rPr>
        <w:t xml:space="preserve">, </w:t>
      </w:r>
      <w:proofErr w:type="spellStart"/>
      <w:r w:rsidRPr="00707AD3">
        <w:rPr>
          <w:b/>
          <w:bCs/>
        </w:rPr>
        <w:t>đại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diện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cho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các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trường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nhập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liệu</w:t>
      </w:r>
      <w:proofErr w:type="spellEnd"/>
      <w:r w:rsidRPr="00707AD3">
        <w:rPr>
          <w:b/>
          <w:bCs/>
        </w:rPr>
        <w:t xml:space="preserve"> (input fields) </w:t>
      </w:r>
      <w:proofErr w:type="spellStart"/>
      <w:r w:rsidRPr="00707AD3">
        <w:rPr>
          <w:b/>
          <w:bCs/>
        </w:rPr>
        <w:t>hoặc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hiển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thị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thông</w:t>
      </w:r>
      <w:proofErr w:type="spellEnd"/>
      <w:r w:rsidRPr="00707AD3">
        <w:rPr>
          <w:b/>
          <w:bCs/>
        </w:rPr>
        <w:t xml:space="preserve"> tin:</w:t>
      </w:r>
    </w:p>
    <w:p w14:paraId="616939BD" w14:textId="77777777" w:rsidR="00707AD3" w:rsidRPr="00707AD3" w:rsidRDefault="00707AD3">
      <w:pPr>
        <w:numPr>
          <w:ilvl w:val="0"/>
          <w:numId w:val="33"/>
        </w:numPr>
        <w:rPr>
          <w:b/>
          <w:bCs/>
        </w:rPr>
      </w:pPr>
      <w:r w:rsidRPr="00707AD3">
        <w:rPr>
          <w:b/>
          <w:bCs/>
        </w:rPr>
        <w:t>Trường 1: "Name Product"</w:t>
      </w:r>
    </w:p>
    <w:p w14:paraId="1CD8E88B" w14:textId="77777777" w:rsidR="00707AD3" w:rsidRPr="00707AD3" w:rsidRDefault="00707AD3">
      <w:pPr>
        <w:numPr>
          <w:ilvl w:val="1"/>
          <w:numId w:val="33"/>
        </w:numPr>
        <w:rPr>
          <w:b/>
          <w:bCs/>
        </w:rPr>
      </w:pPr>
      <w:proofErr w:type="spellStart"/>
      <w:r w:rsidRPr="00707AD3">
        <w:rPr>
          <w:b/>
          <w:bCs/>
        </w:rPr>
        <w:t>Đây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là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trường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dành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cho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Tên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sản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phẩm</w:t>
      </w:r>
      <w:proofErr w:type="spellEnd"/>
      <w:r w:rsidRPr="00707AD3">
        <w:rPr>
          <w:b/>
          <w:bCs/>
        </w:rPr>
        <w:t xml:space="preserve">. </w:t>
      </w:r>
      <w:proofErr w:type="spellStart"/>
      <w:r w:rsidRPr="00707AD3">
        <w:rPr>
          <w:b/>
          <w:bCs/>
        </w:rPr>
        <w:t>Người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dùng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có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thể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nhập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hoặc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xem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tên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của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sản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phẩm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tại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đây</w:t>
      </w:r>
      <w:proofErr w:type="spellEnd"/>
      <w:r w:rsidRPr="00707AD3">
        <w:rPr>
          <w:b/>
          <w:bCs/>
        </w:rPr>
        <w:t>.</w:t>
      </w:r>
    </w:p>
    <w:p w14:paraId="485DF104" w14:textId="77777777" w:rsidR="00707AD3" w:rsidRPr="00707AD3" w:rsidRDefault="00707AD3">
      <w:pPr>
        <w:numPr>
          <w:ilvl w:val="0"/>
          <w:numId w:val="33"/>
        </w:numPr>
        <w:rPr>
          <w:b/>
          <w:bCs/>
        </w:rPr>
      </w:pPr>
      <w:r w:rsidRPr="00707AD3">
        <w:rPr>
          <w:b/>
          <w:bCs/>
        </w:rPr>
        <w:lastRenderedPageBreak/>
        <w:t>Trường 2: "ID"</w:t>
      </w:r>
    </w:p>
    <w:p w14:paraId="56F3FC18" w14:textId="77777777" w:rsidR="00707AD3" w:rsidRPr="00707AD3" w:rsidRDefault="00707AD3">
      <w:pPr>
        <w:numPr>
          <w:ilvl w:val="1"/>
          <w:numId w:val="33"/>
        </w:numPr>
        <w:rPr>
          <w:b/>
          <w:bCs/>
        </w:rPr>
      </w:pPr>
      <w:proofErr w:type="spellStart"/>
      <w:r w:rsidRPr="00707AD3">
        <w:rPr>
          <w:b/>
          <w:bCs/>
        </w:rPr>
        <w:t>Đây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là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trường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dành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cho</w:t>
      </w:r>
      <w:proofErr w:type="spellEnd"/>
      <w:r w:rsidRPr="00707AD3">
        <w:rPr>
          <w:b/>
          <w:bCs/>
        </w:rPr>
        <w:t xml:space="preserve"> ID (</w:t>
      </w:r>
      <w:proofErr w:type="spellStart"/>
      <w:r w:rsidRPr="00707AD3">
        <w:rPr>
          <w:b/>
          <w:bCs/>
        </w:rPr>
        <w:t>mã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định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danh</w:t>
      </w:r>
      <w:proofErr w:type="spellEnd"/>
      <w:r w:rsidRPr="00707AD3">
        <w:rPr>
          <w:b/>
          <w:bCs/>
        </w:rPr>
        <w:t xml:space="preserve">). </w:t>
      </w:r>
      <w:proofErr w:type="spellStart"/>
      <w:r w:rsidRPr="00707AD3">
        <w:rPr>
          <w:b/>
          <w:bCs/>
        </w:rPr>
        <w:t>Người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dùng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có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thể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nhập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hoặc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xem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mã</w:t>
      </w:r>
      <w:proofErr w:type="spellEnd"/>
      <w:r w:rsidRPr="00707AD3">
        <w:rPr>
          <w:b/>
          <w:bCs/>
        </w:rPr>
        <w:t xml:space="preserve"> ID </w:t>
      </w:r>
      <w:proofErr w:type="spellStart"/>
      <w:r w:rsidRPr="00707AD3">
        <w:rPr>
          <w:b/>
          <w:bCs/>
        </w:rPr>
        <w:t>của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sản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phẩm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tại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đây</w:t>
      </w:r>
      <w:proofErr w:type="spellEnd"/>
      <w:r w:rsidRPr="00707AD3">
        <w:rPr>
          <w:b/>
          <w:bCs/>
        </w:rPr>
        <w:t>.</w:t>
      </w:r>
    </w:p>
    <w:p w14:paraId="507B4A9C" w14:textId="77777777" w:rsidR="00707AD3" w:rsidRDefault="00707AD3" w:rsidP="00481814">
      <w:pPr>
        <w:rPr>
          <w:b/>
          <w:bCs/>
        </w:rPr>
      </w:pPr>
    </w:p>
    <w:p w14:paraId="21B124C7" w14:textId="77777777" w:rsidR="00707AD3" w:rsidRPr="00481814" w:rsidRDefault="00707AD3" w:rsidP="00481814">
      <w:pPr>
        <w:rPr>
          <w:b/>
          <w:bCs/>
        </w:rPr>
      </w:pPr>
    </w:p>
    <w:p w14:paraId="78A8DFC0" w14:textId="129CA735" w:rsidR="00481814" w:rsidRDefault="006D67F8" w:rsidP="00707AD3">
      <w:pPr>
        <w:pStyle w:val="Heading4"/>
      </w:pPr>
      <w:proofErr w:type="gramStart"/>
      <w:r>
        <w:t>3.1.1.3:InventoryManager</w:t>
      </w:r>
      <w:proofErr w:type="gramEnd"/>
    </w:p>
    <w:p w14:paraId="134F8941" w14:textId="487A5B1F" w:rsidR="00707AD3" w:rsidRDefault="00707AD3" w:rsidP="00707AD3">
      <w:r w:rsidRPr="00707AD3">
        <w:rPr>
          <w:noProof/>
        </w:rPr>
        <w:drawing>
          <wp:inline distT="0" distB="0" distL="0" distR="0" wp14:anchorId="1906A2EF" wp14:editId="24F6B3BA">
            <wp:extent cx="5943600" cy="5016500"/>
            <wp:effectExtent l="0" t="0" r="0" b="0"/>
            <wp:docPr id="334241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4133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9E93" w14:textId="4AB10EEC" w:rsidR="00707AD3" w:rsidRDefault="00707AD3" w:rsidP="00707AD3">
      <w:pPr>
        <w:rPr>
          <w:b/>
          <w:bCs/>
        </w:rPr>
      </w:pPr>
      <w:proofErr w:type="spellStart"/>
      <w:r w:rsidRPr="00707AD3">
        <w:rPr>
          <w:b/>
          <w:bCs/>
        </w:rPr>
        <w:t>Mô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tả</w:t>
      </w:r>
      <w:proofErr w:type="spellEnd"/>
      <w:r>
        <w:rPr>
          <w:b/>
          <w:bCs/>
        </w:rPr>
        <w:t>:</w:t>
      </w:r>
    </w:p>
    <w:p w14:paraId="0A1A5D1A" w14:textId="0FBB42EC" w:rsidR="00707AD3" w:rsidRPr="00707AD3" w:rsidRDefault="00707AD3" w:rsidP="00707AD3">
      <w:pPr>
        <w:rPr>
          <w:b/>
          <w:bCs/>
        </w:rPr>
      </w:pPr>
      <w:r w:rsidRPr="00707AD3">
        <w:rPr>
          <w:b/>
          <w:bCs/>
        </w:rPr>
        <w:t xml:space="preserve">1.  </w:t>
      </w:r>
      <w:proofErr w:type="spellStart"/>
      <w:r w:rsidRPr="00707AD3">
        <w:rPr>
          <w:b/>
          <w:bCs/>
        </w:rPr>
        <w:t>Tiêu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đề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Chức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năng</w:t>
      </w:r>
      <w:proofErr w:type="spellEnd"/>
      <w:r w:rsidRPr="00707AD3">
        <w:rPr>
          <w:b/>
          <w:bCs/>
        </w:rPr>
        <w:t xml:space="preserve"> (Function Title)</w:t>
      </w:r>
    </w:p>
    <w:p w14:paraId="307261EC" w14:textId="77777777" w:rsidR="00707AD3" w:rsidRPr="00707AD3" w:rsidRDefault="00707AD3">
      <w:pPr>
        <w:numPr>
          <w:ilvl w:val="0"/>
          <w:numId w:val="29"/>
        </w:numPr>
        <w:rPr>
          <w:b/>
          <w:bCs/>
        </w:rPr>
      </w:pPr>
      <w:proofErr w:type="spellStart"/>
      <w:r w:rsidRPr="00707AD3">
        <w:rPr>
          <w:b/>
          <w:bCs/>
        </w:rPr>
        <w:t>Nằm</w:t>
      </w:r>
      <w:proofErr w:type="spellEnd"/>
      <w:r w:rsidRPr="00707AD3">
        <w:rPr>
          <w:b/>
          <w:bCs/>
        </w:rPr>
        <w:t xml:space="preserve"> ở </w:t>
      </w:r>
      <w:proofErr w:type="spellStart"/>
      <w:r w:rsidRPr="00707AD3">
        <w:rPr>
          <w:b/>
          <w:bCs/>
        </w:rPr>
        <w:t>vị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trí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trên-trung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tâm</w:t>
      </w:r>
      <w:proofErr w:type="spellEnd"/>
      <w:r w:rsidRPr="00707AD3">
        <w:rPr>
          <w:b/>
          <w:bCs/>
        </w:rPr>
        <w:t xml:space="preserve">,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khối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hình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chữ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nhật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lớn</w:t>
      </w:r>
      <w:proofErr w:type="spellEnd"/>
      <w:r w:rsidRPr="00707AD3">
        <w:rPr>
          <w:b/>
          <w:bCs/>
        </w:rPr>
        <w:t xml:space="preserve">, </w:t>
      </w:r>
      <w:proofErr w:type="spellStart"/>
      <w:r w:rsidRPr="00707AD3">
        <w:rPr>
          <w:b/>
          <w:bCs/>
        </w:rPr>
        <w:t>bo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góc</w:t>
      </w:r>
      <w:proofErr w:type="spellEnd"/>
      <w:r w:rsidRPr="00707AD3">
        <w:rPr>
          <w:b/>
          <w:bCs/>
        </w:rPr>
        <w:t xml:space="preserve">, </w:t>
      </w:r>
      <w:proofErr w:type="spellStart"/>
      <w:r w:rsidRPr="00707AD3">
        <w:rPr>
          <w:b/>
          <w:bCs/>
        </w:rPr>
        <w:t>chứa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nội</w:t>
      </w:r>
      <w:proofErr w:type="spellEnd"/>
      <w:r w:rsidRPr="00707AD3">
        <w:rPr>
          <w:b/>
          <w:bCs/>
        </w:rPr>
        <w:t xml:space="preserve"> dung: "Name </w:t>
      </w:r>
      <w:proofErr w:type="gramStart"/>
      <w:r w:rsidRPr="00707AD3">
        <w:rPr>
          <w:b/>
          <w:bCs/>
        </w:rPr>
        <w:t>Function :</w:t>
      </w:r>
      <w:proofErr w:type="gram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InventoryManager</w:t>
      </w:r>
      <w:proofErr w:type="spellEnd"/>
      <w:r w:rsidRPr="00707AD3">
        <w:rPr>
          <w:b/>
          <w:bCs/>
        </w:rPr>
        <w:t>".</w:t>
      </w:r>
    </w:p>
    <w:p w14:paraId="2F236C68" w14:textId="77777777" w:rsidR="00707AD3" w:rsidRPr="00707AD3" w:rsidRDefault="00707AD3">
      <w:pPr>
        <w:numPr>
          <w:ilvl w:val="0"/>
          <w:numId w:val="29"/>
        </w:numPr>
        <w:rPr>
          <w:b/>
          <w:bCs/>
        </w:rPr>
      </w:pPr>
      <w:proofErr w:type="spellStart"/>
      <w:r w:rsidRPr="00707AD3">
        <w:rPr>
          <w:b/>
          <w:bCs/>
        </w:rPr>
        <w:lastRenderedPageBreak/>
        <w:t>Đây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là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tiêu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đề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chính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của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trang</w:t>
      </w:r>
      <w:proofErr w:type="spellEnd"/>
      <w:r w:rsidRPr="00707AD3">
        <w:rPr>
          <w:b/>
          <w:bCs/>
        </w:rPr>
        <w:t xml:space="preserve">, </w:t>
      </w:r>
      <w:proofErr w:type="spellStart"/>
      <w:r w:rsidRPr="00707AD3">
        <w:rPr>
          <w:b/>
          <w:bCs/>
        </w:rPr>
        <w:t>xác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nhận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cho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người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dùng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biết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họ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đang</w:t>
      </w:r>
      <w:proofErr w:type="spellEnd"/>
      <w:r w:rsidRPr="00707AD3">
        <w:rPr>
          <w:b/>
          <w:bCs/>
        </w:rPr>
        <w:t xml:space="preserve"> ở </w:t>
      </w:r>
      <w:proofErr w:type="spellStart"/>
      <w:r w:rsidRPr="00707AD3">
        <w:rPr>
          <w:b/>
          <w:bCs/>
        </w:rPr>
        <w:t>trong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chức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năng</w:t>
      </w:r>
      <w:proofErr w:type="spellEnd"/>
      <w:r w:rsidRPr="00707AD3">
        <w:rPr>
          <w:b/>
          <w:bCs/>
        </w:rPr>
        <w:t xml:space="preserve"> "Quản </w:t>
      </w:r>
      <w:proofErr w:type="spellStart"/>
      <w:r w:rsidRPr="00707AD3">
        <w:rPr>
          <w:b/>
          <w:bCs/>
        </w:rPr>
        <w:t>lý</w:t>
      </w:r>
      <w:proofErr w:type="spellEnd"/>
      <w:r w:rsidRPr="00707AD3">
        <w:rPr>
          <w:b/>
          <w:bCs/>
        </w:rPr>
        <w:t xml:space="preserve"> Kho".</w:t>
      </w:r>
    </w:p>
    <w:p w14:paraId="7D02AB2B" w14:textId="0291000A" w:rsidR="00707AD3" w:rsidRPr="00707AD3" w:rsidRDefault="00707AD3" w:rsidP="00707AD3">
      <w:pPr>
        <w:rPr>
          <w:b/>
          <w:bCs/>
        </w:rPr>
      </w:pPr>
      <w:r w:rsidRPr="00707AD3">
        <w:rPr>
          <w:b/>
          <w:bCs/>
        </w:rPr>
        <w:t xml:space="preserve">2.  Khu </w:t>
      </w:r>
      <w:proofErr w:type="spellStart"/>
      <w:r w:rsidRPr="00707AD3">
        <w:rPr>
          <w:b/>
          <w:bCs/>
        </w:rPr>
        <w:t>vực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Nội</w:t>
      </w:r>
      <w:proofErr w:type="spellEnd"/>
      <w:r w:rsidRPr="00707AD3">
        <w:rPr>
          <w:b/>
          <w:bCs/>
        </w:rPr>
        <w:t xml:space="preserve"> dung </w:t>
      </w:r>
      <w:proofErr w:type="spellStart"/>
      <w:r w:rsidRPr="00707AD3">
        <w:rPr>
          <w:b/>
          <w:bCs/>
        </w:rPr>
        <w:t>chính</w:t>
      </w:r>
      <w:proofErr w:type="spellEnd"/>
      <w:r w:rsidRPr="00707AD3">
        <w:rPr>
          <w:b/>
          <w:bCs/>
        </w:rPr>
        <w:t xml:space="preserve"> (Main Content Area)</w:t>
      </w:r>
    </w:p>
    <w:p w14:paraId="6A6D8535" w14:textId="77777777" w:rsidR="00707AD3" w:rsidRPr="00707AD3" w:rsidRDefault="00707AD3">
      <w:pPr>
        <w:numPr>
          <w:ilvl w:val="0"/>
          <w:numId w:val="30"/>
        </w:numPr>
        <w:rPr>
          <w:b/>
          <w:bCs/>
        </w:rPr>
      </w:pPr>
      <w:r w:rsidRPr="00707AD3">
        <w:rPr>
          <w:b/>
          <w:bCs/>
        </w:rPr>
        <w:t xml:space="preserve">Ngay </w:t>
      </w:r>
      <w:proofErr w:type="spellStart"/>
      <w:r w:rsidRPr="00707AD3">
        <w:rPr>
          <w:b/>
          <w:bCs/>
        </w:rPr>
        <w:t>bên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dưới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tiêu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đề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là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khối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lớn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được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dán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nhãn</w:t>
      </w:r>
      <w:proofErr w:type="spellEnd"/>
      <w:r w:rsidRPr="00707AD3">
        <w:rPr>
          <w:b/>
          <w:bCs/>
        </w:rPr>
        <w:t xml:space="preserve"> "Content" (</w:t>
      </w:r>
      <w:proofErr w:type="spellStart"/>
      <w:r w:rsidRPr="00707AD3">
        <w:rPr>
          <w:b/>
          <w:bCs/>
        </w:rPr>
        <w:t>Nội</w:t>
      </w:r>
      <w:proofErr w:type="spellEnd"/>
      <w:r w:rsidRPr="00707AD3">
        <w:rPr>
          <w:b/>
          <w:bCs/>
        </w:rPr>
        <w:t xml:space="preserve"> dung).</w:t>
      </w:r>
    </w:p>
    <w:p w14:paraId="069C3460" w14:textId="77777777" w:rsidR="00707AD3" w:rsidRPr="00707AD3" w:rsidRDefault="00707AD3">
      <w:pPr>
        <w:numPr>
          <w:ilvl w:val="0"/>
          <w:numId w:val="30"/>
        </w:numPr>
        <w:rPr>
          <w:b/>
          <w:bCs/>
        </w:rPr>
      </w:pPr>
      <w:proofErr w:type="spellStart"/>
      <w:r w:rsidRPr="00707AD3">
        <w:rPr>
          <w:b/>
          <w:bCs/>
        </w:rPr>
        <w:t>Đây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là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khu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vực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chứa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các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thành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phần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tương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tác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của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chức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năng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này</w:t>
      </w:r>
      <w:proofErr w:type="spellEnd"/>
      <w:r w:rsidRPr="00707AD3">
        <w:rPr>
          <w:b/>
          <w:bCs/>
        </w:rPr>
        <w:t>.</w:t>
      </w:r>
    </w:p>
    <w:p w14:paraId="3191EC7D" w14:textId="62D0E293" w:rsidR="00707AD3" w:rsidRPr="00707AD3" w:rsidRDefault="00707AD3" w:rsidP="00707AD3">
      <w:pPr>
        <w:rPr>
          <w:b/>
          <w:bCs/>
        </w:rPr>
      </w:pPr>
      <w:r w:rsidRPr="00707AD3">
        <w:rPr>
          <w:b/>
          <w:bCs/>
        </w:rPr>
        <w:t xml:space="preserve">3.  Danh </w:t>
      </w:r>
      <w:proofErr w:type="spellStart"/>
      <w:r w:rsidRPr="00707AD3">
        <w:rPr>
          <w:b/>
          <w:bCs/>
        </w:rPr>
        <w:t>sách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Vị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trí</w:t>
      </w:r>
      <w:proofErr w:type="spellEnd"/>
      <w:r w:rsidRPr="00707AD3">
        <w:rPr>
          <w:b/>
          <w:bCs/>
        </w:rPr>
        <w:t xml:space="preserve"> (Location List)</w:t>
      </w:r>
    </w:p>
    <w:p w14:paraId="462A584B" w14:textId="77777777" w:rsidR="00707AD3" w:rsidRPr="00707AD3" w:rsidRDefault="00707AD3" w:rsidP="00707AD3">
      <w:pPr>
        <w:rPr>
          <w:b/>
          <w:bCs/>
        </w:rPr>
      </w:pPr>
      <w:proofErr w:type="spellStart"/>
      <w:r w:rsidRPr="00707AD3">
        <w:rPr>
          <w:b/>
          <w:bCs/>
        </w:rPr>
        <w:t>Bên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trong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khu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vực</w:t>
      </w:r>
      <w:proofErr w:type="spellEnd"/>
      <w:r w:rsidRPr="00707AD3">
        <w:rPr>
          <w:b/>
          <w:bCs/>
        </w:rPr>
        <w:t xml:space="preserve"> "Content" </w:t>
      </w:r>
      <w:proofErr w:type="spellStart"/>
      <w:r w:rsidRPr="00707AD3">
        <w:rPr>
          <w:b/>
          <w:bCs/>
        </w:rPr>
        <w:t>là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vùng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chứa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lớn</w:t>
      </w:r>
      <w:proofErr w:type="spellEnd"/>
      <w:r w:rsidRPr="00707AD3">
        <w:rPr>
          <w:b/>
          <w:bCs/>
        </w:rPr>
        <w:t xml:space="preserve"> (</w:t>
      </w:r>
      <w:proofErr w:type="spellStart"/>
      <w:r w:rsidRPr="00707AD3">
        <w:rPr>
          <w:b/>
          <w:bCs/>
        </w:rPr>
        <w:t>bo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góc</w:t>
      </w:r>
      <w:proofErr w:type="spellEnd"/>
      <w:r w:rsidRPr="00707AD3">
        <w:rPr>
          <w:b/>
          <w:bCs/>
        </w:rPr>
        <w:t xml:space="preserve">) </w:t>
      </w:r>
      <w:proofErr w:type="spellStart"/>
      <w:r w:rsidRPr="00707AD3">
        <w:rPr>
          <w:b/>
          <w:bCs/>
        </w:rPr>
        <w:t>hiển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thị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danh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sách</w:t>
      </w:r>
      <w:proofErr w:type="spellEnd"/>
      <w:r w:rsidRPr="00707AD3">
        <w:rPr>
          <w:b/>
          <w:bCs/>
        </w:rPr>
        <w:t xml:space="preserve">. Wireframe </w:t>
      </w:r>
      <w:proofErr w:type="spellStart"/>
      <w:r w:rsidRPr="00707AD3">
        <w:rPr>
          <w:b/>
          <w:bCs/>
        </w:rPr>
        <w:t>minh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họa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cấu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trúc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của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danh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sách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này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bằng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cách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lặp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lại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hai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hàng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giống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hệt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nhau</w:t>
      </w:r>
      <w:proofErr w:type="spellEnd"/>
      <w:r w:rsidRPr="00707AD3">
        <w:rPr>
          <w:b/>
          <w:bCs/>
        </w:rPr>
        <w:t>.</w:t>
      </w:r>
    </w:p>
    <w:p w14:paraId="618A09C3" w14:textId="77777777" w:rsidR="00707AD3" w:rsidRPr="00707AD3" w:rsidRDefault="00707AD3" w:rsidP="00707AD3">
      <w:pPr>
        <w:rPr>
          <w:b/>
          <w:bCs/>
        </w:rPr>
      </w:pPr>
      <w:proofErr w:type="spellStart"/>
      <w:r w:rsidRPr="00707AD3">
        <w:rPr>
          <w:b/>
          <w:bCs/>
        </w:rPr>
        <w:t>Mỗi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hàng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trong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danh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sách</w:t>
      </w:r>
      <w:proofErr w:type="spellEnd"/>
      <w:r w:rsidRPr="00707AD3">
        <w:rPr>
          <w:b/>
          <w:bCs/>
        </w:rPr>
        <w:t xml:space="preserve"> bao </w:t>
      </w:r>
      <w:proofErr w:type="spellStart"/>
      <w:r w:rsidRPr="00707AD3">
        <w:rPr>
          <w:b/>
          <w:bCs/>
        </w:rPr>
        <w:t>gồm</w:t>
      </w:r>
      <w:proofErr w:type="spellEnd"/>
      <w:r w:rsidRPr="00707AD3">
        <w:rPr>
          <w:b/>
          <w:bCs/>
        </w:rPr>
        <w:t xml:space="preserve"> 4 </w:t>
      </w:r>
      <w:proofErr w:type="spellStart"/>
      <w:r w:rsidRPr="00707AD3">
        <w:rPr>
          <w:b/>
          <w:bCs/>
        </w:rPr>
        <w:t>thành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phần</w:t>
      </w:r>
      <w:proofErr w:type="spellEnd"/>
      <w:r w:rsidRPr="00707AD3">
        <w:rPr>
          <w:b/>
          <w:bCs/>
        </w:rPr>
        <w:t>:</w:t>
      </w:r>
    </w:p>
    <w:p w14:paraId="07A579DA" w14:textId="77777777" w:rsidR="00707AD3" w:rsidRPr="00707AD3" w:rsidRDefault="00707AD3">
      <w:pPr>
        <w:numPr>
          <w:ilvl w:val="0"/>
          <w:numId w:val="31"/>
        </w:numPr>
        <w:rPr>
          <w:b/>
          <w:bCs/>
        </w:rPr>
      </w:pPr>
      <w:r w:rsidRPr="00707AD3">
        <w:rPr>
          <w:b/>
          <w:bCs/>
        </w:rPr>
        <w:t xml:space="preserve">"Position(name)":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ô </w:t>
      </w:r>
      <w:proofErr w:type="spellStart"/>
      <w:r w:rsidRPr="00707AD3">
        <w:rPr>
          <w:b/>
          <w:bCs/>
        </w:rPr>
        <w:t>hình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chữ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nhật</w:t>
      </w:r>
      <w:proofErr w:type="spellEnd"/>
      <w:r w:rsidRPr="00707AD3">
        <w:rPr>
          <w:b/>
          <w:bCs/>
        </w:rPr>
        <w:t xml:space="preserve">. </w:t>
      </w:r>
      <w:proofErr w:type="spellStart"/>
      <w:r w:rsidRPr="00707AD3">
        <w:rPr>
          <w:b/>
          <w:bCs/>
        </w:rPr>
        <w:t>Đây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là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vị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trí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giữ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chỗ</w:t>
      </w:r>
      <w:proofErr w:type="spellEnd"/>
      <w:r w:rsidRPr="00707AD3">
        <w:rPr>
          <w:b/>
          <w:bCs/>
        </w:rPr>
        <w:t xml:space="preserve"> (placeholder) </w:t>
      </w:r>
      <w:proofErr w:type="spellStart"/>
      <w:r w:rsidRPr="00707AD3">
        <w:rPr>
          <w:b/>
          <w:bCs/>
        </w:rPr>
        <w:t>cho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thông</w:t>
      </w:r>
      <w:proofErr w:type="spellEnd"/>
      <w:r w:rsidRPr="00707AD3">
        <w:rPr>
          <w:b/>
          <w:bCs/>
        </w:rPr>
        <w:t xml:space="preserve"> tin </w:t>
      </w:r>
      <w:proofErr w:type="spellStart"/>
      <w:r w:rsidRPr="00707AD3">
        <w:rPr>
          <w:b/>
          <w:bCs/>
        </w:rPr>
        <w:t>về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vị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trí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cụ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thể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trong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kho</w:t>
      </w:r>
      <w:proofErr w:type="spellEnd"/>
      <w:r w:rsidRPr="00707AD3">
        <w:rPr>
          <w:b/>
          <w:bCs/>
        </w:rPr>
        <w:t xml:space="preserve"> (</w:t>
      </w:r>
      <w:proofErr w:type="spellStart"/>
      <w:r w:rsidRPr="00707AD3">
        <w:rPr>
          <w:b/>
          <w:bCs/>
        </w:rPr>
        <w:t>ví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dụ</w:t>
      </w:r>
      <w:proofErr w:type="spellEnd"/>
      <w:r w:rsidRPr="00707AD3">
        <w:rPr>
          <w:b/>
          <w:bCs/>
        </w:rPr>
        <w:t xml:space="preserve">: </w:t>
      </w:r>
      <w:proofErr w:type="spellStart"/>
      <w:r w:rsidRPr="00707AD3">
        <w:rPr>
          <w:b/>
          <w:bCs/>
        </w:rPr>
        <w:t>tên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hoặc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mã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của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vị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trí</w:t>
      </w:r>
      <w:proofErr w:type="spellEnd"/>
      <w:r w:rsidRPr="00707AD3">
        <w:rPr>
          <w:b/>
          <w:bCs/>
        </w:rPr>
        <w:t>).</w:t>
      </w:r>
    </w:p>
    <w:p w14:paraId="724044E8" w14:textId="77777777" w:rsidR="00707AD3" w:rsidRPr="00707AD3" w:rsidRDefault="00707AD3">
      <w:pPr>
        <w:numPr>
          <w:ilvl w:val="0"/>
          <w:numId w:val="31"/>
        </w:numPr>
        <w:rPr>
          <w:b/>
          <w:bCs/>
        </w:rPr>
      </w:pPr>
      <w:r w:rsidRPr="00707AD3">
        <w:rPr>
          <w:b/>
          <w:bCs/>
        </w:rPr>
        <w:t xml:space="preserve">"shelf":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ô </w:t>
      </w:r>
      <w:proofErr w:type="spellStart"/>
      <w:r w:rsidRPr="00707AD3">
        <w:rPr>
          <w:b/>
          <w:bCs/>
        </w:rPr>
        <w:t>bo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góc</w:t>
      </w:r>
      <w:proofErr w:type="spellEnd"/>
      <w:r w:rsidRPr="00707AD3">
        <w:rPr>
          <w:b/>
          <w:bCs/>
        </w:rPr>
        <w:t xml:space="preserve">. </w:t>
      </w:r>
      <w:proofErr w:type="spellStart"/>
      <w:r w:rsidRPr="00707AD3">
        <w:rPr>
          <w:b/>
          <w:bCs/>
        </w:rPr>
        <w:t>Đây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có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thể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là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thuộc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tính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hoặc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loại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của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vị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trí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đó</w:t>
      </w:r>
      <w:proofErr w:type="spellEnd"/>
      <w:r w:rsidRPr="00707AD3">
        <w:rPr>
          <w:b/>
          <w:bCs/>
        </w:rPr>
        <w:t xml:space="preserve"> (</w:t>
      </w:r>
      <w:proofErr w:type="spellStart"/>
      <w:r w:rsidRPr="00707AD3">
        <w:rPr>
          <w:b/>
          <w:bCs/>
        </w:rPr>
        <w:t>ví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dụ</w:t>
      </w:r>
      <w:proofErr w:type="spellEnd"/>
      <w:r w:rsidRPr="00707AD3">
        <w:rPr>
          <w:b/>
          <w:bCs/>
        </w:rPr>
        <w:t xml:space="preserve">: </w:t>
      </w:r>
      <w:proofErr w:type="spellStart"/>
      <w:r w:rsidRPr="00707AD3">
        <w:rPr>
          <w:b/>
          <w:bCs/>
        </w:rPr>
        <w:t>loại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vị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trí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là</w:t>
      </w:r>
      <w:proofErr w:type="spellEnd"/>
      <w:r w:rsidRPr="00707AD3">
        <w:rPr>
          <w:b/>
          <w:bCs/>
        </w:rPr>
        <w:t xml:space="preserve"> "</w:t>
      </w:r>
      <w:proofErr w:type="spellStart"/>
      <w:r w:rsidRPr="00707AD3">
        <w:rPr>
          <w:b/>
          <w:bCs/>
        </w:rPr>
        <w:t>kệ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hàng</w:t>
      </w:r>
      <w:proofErr w:type="spellEnd"/>
      <w:r w:rsidRPr="00707AD3">
        <w:rPr>
          <w:b/>
          <w:bCs/>
        </w:rPr>
        <w:t>").</w:t>
      </w:r>
    </w:p>
    <w:p w14:paraId="26A078A3" w14:textId="77777777" w:rsidR="00707AD3" w:rsidRPr="00707AD3" w:rsidRDefault="00707AD3">
      <w:pPr>
        <w:numPr>
          <w:ilvl w:val="0"/>
          <w:numId w:val="31"/>
        </w:numPr>
        <w:rPr>
          <w:b/>
          <w:bCs/>
        </w:rPr>
      </w:pPr>
      <w:r w:rsidRPr="00707AD3">
        <w:rPr>
          <w:b/>
          <w:bCs/>
        </w:rPr>
        <w:t>"</w:t>
      </w:r>
      <w:proofErr w:type="spellStart"/>
      <w:r w:rsidRPr="00707AD3">
        <w:rPr>
          <w:b/>
          <w:bCs/>
        </w:rPr>
        <w:t>Thêm</w:t>
      </w:r>
      <w:proofErr w:type="spellEnd"/>
      <w:r w:rsidRPr="00707AD3">
        <w:rPr>
          <w:b/>
          <w:bCs/>
        </w:rPr>
        <w:t xml:space="preserve">":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nút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bấm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hành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động</w:t>
      </w:r>
      <w:proofErr w:type="spellEnd"/>
      <w:r w:rsidRPr="00707AD3">
        <w:rPr>
          <w:b/>
          <w:bCs/>
        </w:rPr>
        <w:t xml:space="preserve"> (Add).</w:t>
      </w:r>
    </w:p>
    <w:p w14:paraId="7540BE88" w14:textId="77777777" w:rsidR="00707AD3" w:rsidRDefault="00707AD3">
      <w:pPr>
        <w:numPr>
          <w:ilvl w:val="0"/>
          <w:numId w:val="31"/>
        </w:numPr>
        <w:rPr>
          <w:b/>
          <w:bCs/>
        </w:rPr>
      </w:pPr>
      <w:r w:rsidRPr="00707AD3">
        <w:rPr>
          <w:b/>
          <w:bCs/>
        </w:rPr>
        <w:t xml:space="preserve">"Sửa": </w:t>
      </w:r>
      <w:proofErr w:type="spellStart"/>
      <w:r w:rsidRPr="00707AD3">
        <w:rPr>
          <w:b/>
          <w:bCs/>
        </w:rPr>
        <w:t>Một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nút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bấm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hành</w:t>
      </w:r>
      <w:proofErr w:type="spellEnd"/>
      <w:r w:rsidRPr="00707AD3">
        <w:rPr>
          <w:b/>
          <w:bCs/>
        </w:rPr>
        <w:t xml:space="preserve"> </w:t>
      </w:r>
      <w:proofErr w:type="spellStart"/>
      <w:r w:rsidRPr="00707AD3">
        <w:rPr>
          <w:b/>
          <w:bCs/>
        </w:rPr>
        <w:t>động</w:t>
      </w:r>
      <w:proofErr w:type="spellEnd"/>
      <w:r w:rsidRPr="00707AD3">
        <w:rPr>
          <w:b/>
          <w:bCs/>
        </w:rPr>
        <w:t xml:space="preserve"> (Edit).</w:t>
      </w:r>
    </w:p>
    <w:p w14:paraId="0C2D6901" w14:textId="31CFBBE9" w:rsidR="00707AD3" w:rsidRDefault="00707AD3" w:rsidP="002E230F">
      <w:pPr>
        <w:pStyle w:val="Heading5"/>
      </w:pPr>
      <w:r>
        <w:lastRenderedPageBreak/>
        <w:t xml:space="preserve">3.1.1. </w:t>
      </w:r>
      <w:proofErr w:type="gramStart"/>
      <w:r>
        <w:t>3.1</w:t>
      </w:r>
      <w:r w:rsidR="00600940">
        <w:t>:Fix</w:t>
      </w:r>
      <w:proofErr w:type="gramEnd"/>
      <w:r w:rsidR="00600940">
        <w:t xml:space="preserve"> , ADD Inventory</w:t>
      </w:r>
    </w:p>
    <w:p w14:paraId="735A367E" w14:textId="610FEEFA" w:rsidR="00707AD3" w:rsidRDefault="00600940" w:rsidP="00707AD3">
      <w:pPr>
        <w:rPr>
          <w:b/>
          <w:bCs/>
        </w:rPr>
      </w:pPr>
      <w:r w:rsidRPr="00600940">
        <w:rPr>
          <w:b/>
          <w:bCs/>
          <w:noProof/>
        </w:rPr>
        <w:drawing>
          <wp:inline distT="0" distB="0" distL="0" distR="0" wp14:anchorId="3B4FE90D" wp14:editId="580845A5">
            <wp:extent cx="5943600" cy="4542155"/>
            <wp:effectExtent l="0" t="0" r="0" b="0"/>
            <wp:docPr id="80785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595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390F" w14:textId="4939DE3E" w:rsidR="009E1969" w:rsidRDefault="009E1969" w:rsidP="00707AD3">
      <w:pPr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</w:p>
    <w:p w14:paraId="16FA5FC2" w14:textId="77777777" w:rsidR="002E230F" w:rsidRPr="002E230F" w:rsidRDefault="002E230F" w:rsidP="002E230F">
      <w:pPr>
        <w:rPr>
          <w:b/>
          <w:bCs/>
        </w:rPr>
      </w:pPr>
      <w:r w:rsidRPr="002E230F">
        <w:rPr>
          <w:b/>
          <w:bCs/>
        </w:rPr>
        <w:t xml:space="preserve">1. Khu </w:t>
      </w:r>
      <w:proofErr w:type="spellStart"/>
      <w:r w:rsidRPr="002E230F">
        <w:rPr>
          <w:b/>
          <w:bCs/>
        </w:rPr>
        <w:t>vực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Nội</w:t>
      </w:r>
      <w:proofErr w:type="spellEnd"/>
      <w:r w:rsidRPr="002E230F">
        <w:rPr>
          <w:b/>
          <w:bCs/>
        </w:rPr>
        <w:t xml:space="preserve"> dung </w:t>
      </w:r>
      <w:proofErr w:type="spellStart"/>
      <w:r w:rsidRPr="002E230F">
        <w:rPr>
          <w:b/>
          <w:bCs/>
        </w:rPr>
        <w:t>chính</w:t>
      </w:r>
      <w:proofErr w:type="spellEnd"/>
      <w:r w:rsidRPr="002E230F">
        <w:rPr>
          <w:b/>
          <w:bCs/>
        </w:rPr>
        <w:t xml:space="preserve"> (Main Content Area)</w:t>
      </w:r>
    </w:p>
    <w:p w14:paraId="1E385FA8" w14:textId="77777777" w:rsidR="002E230F" w:rsidRPr="002E230F" w:rsidRDefault="002E230F">
      <w:pPr>
        <w:numPr>
          <w:ilvl w:val="0"/>
          <w:numId w:val="40"/>
        </w:numPr>
        <w:rPr>
          <w:b/>
          <w:bCs/>
        </w:rPr>
      </w:pPr>
      <w:r w:rsidRPr="002E230F">
        <w:rPr>
          <w:b/>
          <w:bCs/>
        </w:rPr>
        <w:t xml:space="preserve">Wireframe </w:t>
      </w:r>
      <w:proofErr w:type="spellStart"/>
      <w:r w:rsidRPr="002E230F">
        <w:rPr>
          <w:b/>
          <w:bCs/>
        </w:rPr>
        <w:t>hiển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thị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một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khối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hình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chữ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nhật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lớn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bên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ngoài</w:t>
      </w:r>
      <w:proofErr w:type="spellEnd"/>
      <w:r w:rsidRPr="002E230F">
        <w:rPr>
          <w:b/>
          <w:bCs/>
        </w:rPr>
        <w:t xml:space="preserve">, </w:t>
      </w:r>
      <w:proofErr w:type="spellStart"/>
      <w:r w:rsidRPr="002E230F">
        <w:rPr>
          <w:b/>
          <w:bCs/>
        </w:rPr>
        <w:t>và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một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khối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nhỏ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hơn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bên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trong</w:t>
      </w:r>
      <w:proofErr w:type="spellEnd"/>
      <w:r w:rsidRPr="002E230F">
        <w:rPr>
          <w:b/>
          <w:bCs/>
        </w:rPr>
        <w:t xml:space="preserve">, </w:t>
      </w:r>
      <w:proofErr w:type="spellStart"/>
      <w:r w:rsidRPr="002E230F">
        <w:rPr>
          <w:b/>
          <w:bCs/>
        </w:rPr>
        <w:t>xác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định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khu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vực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chính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để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người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dùng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tương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tác</w:t>
      </w:r>
      <w:proofErr w:type="spellEnd"/>
      <w:r w:rsidRPr="002E230F">
        <w:rPr>
          <w:b/>
          <w:bCs/>
        </w:rPr>
        <w:t>.</w:t>
      </w:r>
    </w:p>
    <w:p w14:paraId="73BA8320" w14:textId="77777777" w:rsidR="002E230F" w:rsidRPr="002E230F" w:rsidRDefault="002E230F" w:rsidP="002E230F">
      <w:pPr>
        <w:rPr>
          <w:b/>
          <w:bCs/>
        </w:rPr>
      </w:pPr>
      <w:r w:rsidRPr="002E230F">
        <w:rPr>
          <w:b/>
          <w:bCs/>
        </w:rPr>
        <w:t xml:space="preserve">2. Các Trường </w:t>
      </w:r>
      <w:proofErr w:type="spellStart"/>
      <w:r w:rsidRPr="002E230F">
        <w:rPr>
          <w:b/>
          <w:bCs/>
        </w:rPr>
        <w:t>Nhập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liệu</w:t>
      </w:r>
      <w:proofErr w:type="spellEnd"/>
      <w:r w:rsidRPr="002E230F">
        <w:rPr>
          <w:b/>
          <w:bCs/>
        </w:rPr>
        <w:t xml:space="preserve"> (Input Fields)</w:t>
      </w:r>
    </w:p>
    <w:p w14:paraId="55454D52" w14:textId="77777777" w:rsidR="002E230F" w:rsidRPr="002E230F" w:rsidRDefault="002E230F" w:rsidP="002E230F">
      <w:pPr>
        <w:rPr>
          <w:b/>
          <w:bCs/>
        </w:rPr>
      </w:pPr>
      <w:proofErr w:type="spellStart"/>
      <w:r w:rsidRPr="002E230F">
        <w:rPr>
          <w:b/>
          <w:bCs/>
        </w:rPr>
        <w:t>Bên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trong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khu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vực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nội</w:t>
      </w:r>
      <w:proofErr w:type="spellEnd"/>
      <w:r w:rsidRPr="002E230F">
        <w:rPr>
          <w:b/>
          <w:bCs/>
        </w:rPr>
        <w:t xml:space="preserve"> dung, </w:t>
      </w:r>
      <w:proofErr w:type="spellStart"/>
      <w:r w:rsidRPr="002E230F">
        <w:rPr>
          <w:b/>
          <w:bCs/>
        </w:rPr>
        <w:t>có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ba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trường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nhập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liệu</w:t>
      </w:r>
      <w:proofErr w:type="spellEnd"/>
      <w:r w:rsidRPr="002E230F">
        <w:rPr>
          <w:b/>
          <w:bCs/>
        </w:rPr>
        <w:t xml:space="preserve"> (</w:t>
      </w:r>
      <w:proofErr w:type="spellStart"/>
      <w:r w:rsidRPr="002E230F">
        <w:rPr>
          <w:b/>
          <w:bCs/>
        </w:rPr>
        <w:t>hoặc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hiển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thị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thông</w:t>
      </w:r>
      <w:proofErr w:type="spellEnd"/>
      <w:r w:rsidRPr="002E230F">
        <w:rPr>
          <w:b/>
          <w:bCs/>
        </w:rPr>
        <w:t xml:space="preserve"> tin) </w:t>
      </w:r>
      <w:proofErr w:type="spellStart"/>
      <w:r w:rsidRPr="002E230F">
        <w:rPr>
          <w:b/>
          <w:bCs/>
        </w:rPr>
        <w:t>được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xếp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chồng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lên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nhau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theo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chiều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dọc</w:t>
      </w:r>
      <w:proofErr w:type="spellEnd"/>
      <w:r w:rsidRPr="002E230F">
        <w:rPr>
          <w:b/>
          <w:bCs/>
        </w:rPr>
        <w:t>:</w:t>
      </w:r>
    </w:p>
    <w:p w14:paraId="5EB435CD" w14:textId="77777777" w:rsidR="002E230F" w:rsidRPr="002E230F" w:rsidRDefault="002E230F">
      <w:pPr>
        <w:numPr>
          <w:ilvl w:val="0"/>
          <w:numId w:val="41"/>
        </w:numPr>
        <w:rPr>
          <w:b/>
          <w:bCs/>
        </w:rPr>
      </w:pPr>
      <w:r w:rsidRPr="002E230F">
        <w:rPr>
          <w:b/>
          <w:bCs/>
        </w:rPr>
        <w:t>Trường 1 (</w:t>
      </w:r>
      <w:proofErr w:type="spellStart"/>
      <w:r w:rsidRPr="002E230F">
        <w:rPr>
          <w:b/>
          <w:bCs/>
        </w:rPr>
        <w:t>Trên</w:t>
      </w:r>
      <w:proofErr w:type="spellEnd"/>
      <w:r w:rsidRPr="002E230F">
        <w:rPr>
          <w:b/>
          <w:bCs/>
        </w:rPr>
        <w:t>): "Position"</w:t>
      </w:r>
    </w:p>
    <w:p w14:paraId="4280F2B5" w14:textId="77777777" w:rsidR="002E230F" w:rsidRPr="002E230F" w:rsidRDefault="002E230F">
      <w:pPr>
        <w:numPr>
          <w:ilvl w:val="1"/>
          <w:numId w:val="41"/>
        </w:numPr>
        <w:rPr>
          <w:b/>
          <w:bCs/>
        </w:rPr>
      </w:pPr>
      <w:proofErr w:type="spellStart"/>
      <w:r w:rsidRPr="002E230F">
        <w:rPr>
          <w:b/>
          <w:bCs/>
        </w:rPr>
        <w:t>Đây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là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một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trường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hình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chữ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nhật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bo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góc</w:t>
      </w:r>
      <w:proofErr w:type="spellEnd"/>
      <w:r w:rsidRPr="002E230F">
        <w:rPr>
          <w:b/>
          <w:bCs/>
        </w:rPr>
        <w:t xml:space="preserve">, </w:t>
      </w:r>
      <w:proofErr w:type="spellStart"/>
      <w:r w:rsidRPr="002E230F">
        <w:rPr>
          <w:b/>
          <w:bCs/>
        </w:rPr>
        <w:t>dùng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để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nhập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hoặc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chỉnh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sửa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thông</w:t>
      </w:r>
      <w:proofErr w:type="spellEnd"/>
      <w:r w:rsidRPr="002E230F">
        <w:rPr>
          <w:b/>
          <w:bCs/>
        </w:rPr>
        <w:t xml:space="preserve"> tin </w:t>
      </w:r>
      <w:proofErr w:type="spellStart"/>
      <w:r w:rsidRPr="002E230F">
        <w:rPr>
          <w:b/>
          <w:bCs/>
        </w:rPr>
        <w:t>về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Vị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trí</w:t>
      </w:r>
      <w:proofErr w:type="spellEnd"/>
      <w:r w:rsidRPr="002E230F">
        <w:rPr>
          <w:b/>
          <w:bCs/>
        </w:rPr>
        <w:t xml:space="preserve"> (</w:t>
      </w:r>
      <w:proofErr w:type="spellStart"/>
      <w:r w:rsidRPr="002E230F">
        <w:rPr>
          <w:b/>
          <w:bCs/>
        </w:rPr>
        <w:t>ví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dụ</w:t>
      </w:r>
      <w:proofErr w:type="spellEnd"/>
      <w:r w:rsidRPr="002E230F">
        <w:rPr>
          <w:b/>
          <w:bCs/>
        </w:rPr>
        <w:t xml:space="preserve">: </w:t>
      </w:r>
      <w:proofErr w:type="spellStart"/>
      <w:r w:rsidRPr="002E230F">
        <w:rPr>
          <w:b/>
          <w:bCs/>
        </w:rPr>
        <w:t>tên</w:t>
      </w:r>
      <w:proofErr w:type="spellEnd"/>
      <w:r w:rsidRPr="002E230F">
        <w:rPr>
          <w:b/>
          <w:bCs/>
        </w:rPr>
        <w:t xml:space="preserve">, </w:t>
      </w:r>
      <w:proofErr w:type="spellStart"/>
      <w:r w:rsidRPr="002E230F">
        <w:rPr>
          <w:b/>
          <w:bCs/>
        </w:rPr>
        <w:t>mã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của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vị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trí</w:t>
      </w:r>
      <w:proofErr w:type="spellEnd"/>
      <w:r w:rsidRPr="002E230F">
        <w:rPr>
          <w:b/>
          <w:bCs/>
        </w:rPr>
        <w:t>).</w:t>
      </w:r>
    </w:p>
    <w:p w14:paraId="67EBDF8B" w14:textId="77777777" w:rsidR="002E230F" w:rsidRPr="002E230F" w:rsidRDefault="002E230F">
      <w:pPr>
        <w:numPr>
          <w:ilvl w:val="0"/>
          <w:numId w:val="41"/>
        </w:numPr>
        <w:rPr>
          <w:b/>
          <w:bCs/>
        </w:rPr>
      </w:pPr>
      <w:r w:rsidRPr="002E230F">
        <w:rPr>
          <w:b/>
          <w:bCs/>
        </w:rPr>
        <w:t>Trường 2 (</w:t>
      </w:r>
      <w:proofErr w:type="spellStart"/>
      <w:r w:rsidRPr="002E230F">
        <w:rPr>
          <w:b/>
          <w:bCs/>
        </w:rPr>
        <w:t>Giữa</w:t>
      </w:r>
      <w:proofErr w:type="spellEnd"/>
      <w:r w:rsidRPr="002E230F">
        <w:rPr>
          <w:b/>
          <w:bCs/>
        </w:rPr>
        <w:t>): "shelf"</w:t>
      </w:r>
    </w:p>
    <w:p w14:paraId="5EEBD6DF" w14:textId="77777777" w:rsidR="002E230F" w:rsidRPr="002E230F" w:rsidRDefault="002E230F">
      <w:pPr>
        <w:numPr>
          <w:ilvl w:val="1"/>
          <w:numId w:val="41"/>
        </w:numPr>
        <w:rPr>
          <w:b/>
          <w:bCs/>
        </w:rPr>
      </w:pPr>
      <w:proofErr w:type="spellStart"/>
      <w:r w:rsidRPr="002E230F">
        <w:rPr>
          <w:b/>
          <w:bCs/>
        </w:rPr>
        <w:lastRenderedPageBreak/>
        <w:t>Đây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là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một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trường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tương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tự</w:t>
      </w:r>
      <w:proofErr w:type="spellEnd"/>
      <w:r w:rsidRPr="002E230F">
        <w:rPr>
          <w:b/>
          <w:bCs/>
        </w:rPr>
        <w:t xml:space="preserve">, </w:t>
      </w:r>
      <w:proofErr w:type="spellStart"/>
      <w:r w:rsidRPr="002E230F">
        <w:rPr>
          <w:b/>
          <w:bCs/>
        </w:rPr>
        <w:t>dùng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để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nhập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hoặc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chỉnh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sửa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thông</w:t>
      </w:r>
      <w:proofErr w:type="spellEnd"/>
      <w:r w:rsidRPr="002E230F">
        <w:rPr>
          <w:b/>
          <w:bCs/>
        </w:rPr>
        <w:t xml:space="preserve"> tin </w:t>
      </w:r>
      <w:proofErr w:type="spellStart"/>
      <w:r w:rsidRPr="002E230F">
        <w:rPr>
          <w:b/>
          <w:bCs/>
        </w:rPr>
        <w:t>về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Kệ</w:t>
      </w:r>
      <w:proofErr w:type="spellEnd"/>
      <w:r w:rsidRPr="002E230F">
        <w:rPr>
          <w:b/>
          <w:bCs/>
        </w:rPr>
        <w:t xml:space="preserve"> (</w:t>
      </w:r>
      <w:proofErr w:type="spellStart"/>
      <w:r w:rsidRPr="002E230F">
        <w:rPr>
          <w:b/>
          <w:bCs/>
        </w:rPr>
        <w:t>ví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dụ</w:t>
      </w:r>
      <w:proofErr w:type="spellEnd"/>
      <w:r w:rsidRPr="002E230F">
        <w:rPr>
          <w:b/>
          <w:bCs/>
        </w:rPr>
        <w:t xml:space="preserve">: </w:t>
      </w:r>
      <w:proofErr w:type="spellStart"/>
      <w:r w:rsidRPr="002E230F">
        <w:rPr>
          <w:b/>
          <w:bCs/>
        </w:rPr>
        <w:t>loại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kệ</w:t>
      </w:r>
      <w:proofErr w:type="spellEnd"/>
      <w:r w:rsidRPr="002E230F">
        <w:rPr>
          <w:b/>
          <w:bCs/>
        </w:rPr>
        <w:t xml:space="preserve">, </w:t>
      </w:r>
      <w:proofErr w:type="spellStart"/>
      <w:r w:rsidRPr="002E230F">
        <w:rPr>
          <w:b/>
          <w:bCs/>
        </w:rPr>
        <w:t>tên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kệ</w:t>
      </w:r>
      <w:proofErr w:type="spellEnd"/>
      <w:r w:rsidRPr="002E230F">
        <w:rPr>
          <w:b/>
          <w:bCs/>
        </w:rPr>
        <w:t xml:space="preserve">) </w:t>
      </w:r>
      <w:proofErr w:type="spellStart"/>
      <w:r w:rsidRPr="002E230F">
        <w:rPr>
          <w:b/>
          <w:bCs/>
        </w:rPr>
        <w:t>liên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quan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đến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vị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trí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đó</w:t>
      </w:r>
      <w:proofErr w:type="spellEnd"/>
      <w:r w:rsidRPr="002E230F">
        <w:rPr>
          <w:b/>
          <w:bCs/>
        </w:rPr>
        <w:t>.</w:t>
      </w:r>
    </w:p>
    <w:p w14:paraId="189F2120" w14:textId="77777777" w:rsidR="002E230F" w:rsidRPr="002E230F" w:rsidRDefault="002E230F">
      <w:pPr>
        <w:numPr>
          <w:ilvl w:val="0"/>
          <w:numId w:val="41"/>
        </w:numPr>
        <w:rPr>
          <w:b/>
          <w:bCs/>
        </w:rPr>
      </w:pPr>
      <w:r w:rsidRPr="002E230F">
        <w:rPr>
          <w:b/>
          <w:bCs/>
        </w:rPr>
        <w:t>Trường 3 (</w:t>
      </w:r>
      <w:proofErr w:type="spellStart"/>
      <w:r w:rsidRPr="002E230F">
        <w:rPr>
          <w:b/>
          <w:bCs/>
        </w:rPr>
        <w:t>Dưới</w:t>
      </w:r>
      <w:proofErr w:type="spellEnd"/>
      <w:r w:rsidRPr="002E230F">
        <w:rPr>
          <w:b/>
          <w:bCs/>
        </w:rPr>
        <w:t>): "Cap"</w:t>
      </w:r>
    </w:p>
    <w:p w14:paraId="2BC6829F" w14:textId="77777777" w:rsidR="002E230F" w:rsidRPr="002E230F" w:rsidRDefault="002E230F">
      <w:pPr>
        <w:numPr>
          <w:ilvl w:val="1"/>
          <w:numId w:val="41"/>
        </w:numPr>
        <w:rPr>
          <w:b/>
          <w:bCs/>
        </w:rPr>
      </w:pPr>
      <w:proofErr w:type="spellStart"/>
      <w:r w:rsidRPr="002E230F">
        <w:rPr>
          <w:b/>
          <w:bCs/>
        </w:rPr>
        <w:t>Đây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là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một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trường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mới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được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thêm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vào</w:t>
      </w:r>
      <w:proofErr w:type="spellEnd"/>
      <w:r w:rsidRPr="002E230F">
        <w:rPr>
          <w:b/>
          <w:bCs/>
        </w:rPr>
        <w:t xml:space="preserve">. "Cap" </w:t>
      </w:r>
      <w:proofErr w:type="spellStart"/>
      <w:r w:rsidRPr="002E230F">
        <w:rPr>
          <w:b/>
          <w:bCs/>
        </w:rPr>
        <w:t>có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thể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là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viết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tắt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của</w:t>
      </w:r>
      <w:proofErr w:type="spellEnd"/>
      <w:r w:rsidRPr="002E230F">
        <w:rPr>
          <w:b/>
          <w:bCs/>
        </w:rPr>
        <w:t xml:space="preserve"> "Capacity" (</w:t>
      </w:r>
      <w:proofErr w:type="spellStart"/>
      <w:r w:rsidRPr="002E230F">
        <w:rPr>
          <w:b/>
          <w:bCs/>
        </w:rPr>
        <w:t>sức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chứa</w:t>
      </w:r>
      <w:proofErr w:type="spellEnd"/>
      <w:r w:rsidRPr="002E230F">
        <w:rPr>
          <w:b/>
          <w:bCs/>
        </w:rPr>
        <w:t xml:space="preserve">). Trường </w:t>
      </w:r>
      <w:proofErr w:type="spellStart"/>
      <w:r w:rsidRPr="002E230F">
        <w:rPr>
          <w:b/>
          <w:bCs/>
        </w:rPr>
        <w:t>này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dùng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để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nhập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hoặc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chỉnh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sửa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sức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chứa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tối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đa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của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vị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trí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hoặc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kệ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đó</w:t>
      </w:r>
      <w:proofErr w:type="spellEnd"/>
      <w:r w:rsidRPr="002E230F">
        <w:rPr>
          <w:b/>
          <w:bCs/>
        </w:rPr>
        <w:t>.</w:t>
      </w:r>
    </w:p>
    <w:p w14:paraId="4AE6630A" w14:textId="77777777" w:rsidR="009E1969" w:rsidRDefault="009E1969" w:rsidP="00707AD3">
      <w:pPr>
        <w:rPr>
          <w:b/>
          <w:bCs/>
        </w:rPr>
      </w:pPr>
    </w:p>
    <w:p w14:paraId="125ABFE9" w14:textId="77777777" w:rsidR="009E1969" w:rsidRDefault="009E1969" w:rsidP="00707AD3">
      <w:pPr>
        <w:rPr>
          <w:b/>
          <w:bCs/>
        </w:rPr>
      </w:pPr>
    </w:p>
    <w:p w14:paraId="737ED9C6" w14:textId="77777777" w:rsidR="00CA1BAE" w:rsidRDefault="00CA1BAE" w:rsidP="00707AD3">
      <w:pPr>
        <w:rPr>
          <w:b/>
          <w:bCs/>
        </w:rPr>
      </w:pPr>
    </w:p>
    <w:p w14:paraId="09219B89" w14:textId="19651D10" w:rsidR="00CA1BAE" w:rsidRPr="002E230F" w:rsidRDefault="00CA1BAE" w:rsidP="002E230F">
      <w:pPr>
        <w:pStyle w:val="Heading4"/>
      </w:pPr>
      <w:proofErr w:type="gramStart"/>
      <w:r w:rsidRPr="002E230F">
        <w:t>3.1.1.4:Employee</w:t>
      </w:r>
      <w:proofErr w:type="gramEnd"/>
    </w:p>
    <w:p w14:paraId="7AF7752D" w14:textId="2B0C17DE" w:rsidR="009E1969" w:rsidRDefault="009E1969" w:rsidP="00707AD3">
      <w:pPr>
        <w:rPr>
          <w:b/>
          <w:bCs/>
        </w:rPr>
      </w:pPr>
      <w:r w:rsidRPr="009E1969">
        <w:rPr>
          <w:b/>
          <w:bCs/>
          <w:noProof/>
        </w:rPr>
        <w:drawing>
          <wp:inline distT="0" distB="0" distL="0" distR="0" wp14:anchorId="09FC687B" wp14:editId="5EBB1264">
            <wp:extent cx="5943600" cy="4159885"/>
            <wp:effectExtent l="0" t="0" r="0" b="0"/>
            <wp:docPr id="1485525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53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E0B2" w14:textId="72A64E8D" w:rsidR="009E1969" w:rsidRDefault="009E1969" w:rsidP="00707AD3">
      <w:pPr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</w:p>
    <w:p w14:paraId="65275991" w14:textId="77777777" w:rsidR="009E1969" w:rsidRPr="009E1969" w:rsidRDefault="009E1969" w:rsidP="009E1969">
      <w:pPr>
        <w:rPr>
          <w:b/>
          <w:bCs/>
        </w:rPr>
      </w:pPr>
      <w:r w:rsidRPr="009E1969">
        <w:rPr>
          <w:b/>
          <w:bCs/>
        </w:rPr>
        <w:t xml:space="preserve">1. </w:t>
      </w:r>
      <w:proofErr w:type="spellStart"/>
      <w:r w:rsidRPr="009E1969">
        <w:rPr>
          <w:b/>
          <w:bCs/>
        </w:rPr>
        <w:t>Tiêu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đề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Chức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năng</w:t>
      </w:r>
      <w:proofErr w:type="spellEnd"/>
      <w:r w:rsidRPr="009E1969">
        <w:rPr>
          <w:b/>
          <w:bCs/>
        </w:rPr>
        <w:t xml:space="preserve"> (Function Title)</w:t>
      </w:r>
    </w:p>
    <w:p w14:paraId="31A3E9AA" w14:textId="77777777" w:rsidR="009E1969" w:rsidRPr="009E1969" w:rsidRDefault="009E1969">
      <w:pPr>
        <w:numPr>
          <w:ilvl w:val="0"/>
          <w:numId w:val="36"/>
        </w:numPr>
        <w:rPr>
          <w:b/>
          <w:bCs/>
        </w:rPr>
      </w:pPr>
      <w:proofErr w:type="spellStart"/>
      <w:r w:rsidRPr="009E1969">
        <w:rPr>
          <w:b/>
          <w:bCs/>
        </w:rPr>
        <w:t>Nằm</w:t>
      </w:r>
      <w:proofErr w:type="spellEnd"/>
      <w:r w:rsidRPr="009E1969">
        <w:rPr>
          <w:b/>
          <w:bCs/>
        </w:rPr>
        <w:t xml:space="preserve"> ở </w:t>
      </w:r>
      <w:proofErr w:type="spellStart"/>
      <w:r w:rsidRPr="009E1969">
        <w:rPr>
          <w:b/>
          <w:bCs/>
        </w:rPr>
        <w:t>vị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trí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trên-trung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tâm</w:t>
      </w:r>
      <w:proofErr w:type="spellEnd"/>
      <w:r w:rsidRPr="009E1969">
        <w:rPr>
          <w:b/>
          <w:bCs/>
        </w:rPr>
        <w:t xml:space="preserve">, </w:t>
      </w:r>
      <w:proofErr w:type="spellStart"/>
      <w:r w:rsidRPr="009E1969">
        <w:rPr>
          <w:b/>
          <w:bCs/>
        </w:rPr>
        <w:t>một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khối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hình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chữ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nhật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lớn</w:t>
      </w:r>
      <w:proofErr w:type="spellEnd"/>
      <w:r w:rsidRPr="009E1969">
        <w:rPr>
          <w:b/>
          <w:bCs/>
        </w:rPr>
        <w:t xml:space="preserve">, </w:t>
      </w:r>
      <w:proofErr w:type="spellStart"/>
      <w:r w:rsidRPr="009E1969">
        <w:rPr>
          <w:b/>
          <w:bCs/>
        </w:rPr>
        <w:t>bo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góc</w:t>
      </w:r>
      <w:proofErr w:type="spellEnd"/>
      <w:r w:rsidRPr="009E1969">
        <w:rPr>
          <w:b/>
          <w:bCs/>
        </w:rPr>
        <w:t xml:space="preserve">, </w:t>
      </w:r>
      <w:proofErr w:type="spellStart"/>
      <w:r w:rsidRPr="009E1969">
        <w:rPr>
          <w:b/>
          <w:bCs/>
        </w:rPr>
        <w:t>chứa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nội</w:t>
      </w:r>
      <w:proofErr w:type="spellEnd"/>
      <w:r w:rsidRPr="009E1969">
        <w:rPr>
          <w:b/>
          <w:bCs/>
        </w:rPr>
        <w:t xml:space="preserve"> dung: "Name </w:t>
      </w:r>
      <w:proofErr w:type="gramStart"/>
      <w:r w:rsidRPr="009E1969">
        <w:rPr>
          <w:b/>
          <w:bCs/>
        </w:rPr>
        <w:t>Function :</w:t>
      </w:r>
      <w:proofErr w:type="gram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SKUManager</w:t>
      </w:r>
      <w:proofErr w:type="spellEnd"/>
      <w:r w:rsidRPr="009E1969">
        <w:rPr>
          <w:b/>
          <w:bCs/>
        </w:rPr>
        <w:t>".</w:t>
      </w:r>
    </w:p>
    <w:p w14:paraId="7847FE5D" w14:textId="77777777" w:rsidR="009E1969" w:rsidRPr="009E1969" w:rsidRDefault="009E1969">
      <w:pPr>
        <w:numPr>
          <w:ilvl w:val="0"/>
          <w:numId w:val="36"/>
        </w:numPr>
        <w:rPr>
          <w:b/>
          <w:bCs/>
        </w:rPr>
      </w:pPr>
      <w:r w:rsidRPr="009E1969">
        <w:rPr>
          <w:b/>
          <w:bCs/>
        </w:rPr>
        <w:lastRenderedPageBreak/>
        <w:t xml:space="preserve">Theo </w:t>
      </w:r>
      <w:proofErr w:type="spellStart"/>
      <w:r w:rsidRPr="009E1969">
        <w:rPr>
          <w:b/>
          <w:bCs/>
        </w:rPr>
        <w:t>tiêu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đề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này</w:t>
      </w:r>
      <w:proofErr w:type="spellEnd"/>
      <w:r w:rsidRPr="009E1969">
        <w:rPr>
          <w:b/>
          <w:bCs/>
        </w:rPr>
        <w:t xml:space="preserve">, </w:t>
      </w:r>
      <w:proofErr w:type="spellStart"/>
      <w:r w:rsidRPr="009E1969">
        <w:rPr>
          <w:b/>
          <w:bCs/>
        </w:rPr>
        <w:t>trang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có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chức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năng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là</w:t>
      </w:r>
      <w:proofErr w:type="spellEnd"/>
      <w:r w:rsidRPr="009E1969">
        <w:rPr>
          <w:b/>
          <w:bCs/>
        </w:rPr>
        <w:t xml:space="preserve"> "Quản </w:t>
      </w:r>
      <w:proofErr w:type="spellStart"/>
      <w:r w:rsidRPr="009E1969">
        <w:rPr>
          <w:b/>
          <w:bCs/>
        </w:rPr>
        <w:t>lý</w:t>
      </w:r>
      <w:proofErr w:type="spellEnd"/>
      <w:r w:rsidRPr="009E1969">
        <w:rPr>
          <w:b/>
          <w:bCs/>
        </w:rPr>
        <w:t xml:space="preserve"> SKU".</w:t>
      </w:r>
    </w:p>
    <w:p w14:paraId="7CF62D4B" w14:textId="77777777" w:rsidR="009E1969" w:rsidRPr="009E1969" w:rsidRDefault="009E1969" w:rsidP="009E1969">
      <w:pPr>
        <w:rPr>
          <w:b/>
          <w:bCs/>
        </w:rPr>
      </w:pPr>
      <w:r w:rsidRPr="009E1969">
        <w:rPr>
          <w:b/>
          <w:bCs/>
        </w:rPr>
        <w:t xml:space="preserve">2. Khu </w:t>
      </w:r>
      <w:proofErr w:type="spellStart"/>
      <w:r w:rsidRPr="009E1969">
        <w:rPr>
          <w:b/>
          <w:bCs/>
        </w:rPr>
        <w:t>vực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Nội</w:t>
      </w:r>
      <w:proofErr w:type="spellEnd"/>
      <w:r w:rsidRPr="009E1969">
        <w:rPr>
          <w:b/>
          <w:bCs/>
        </w:rPr>
        <w:t xml:space="preserve"> dung </w:t>
      </w:r>
      <w:proofErr w:type="spellStart"/>
      <w:r w:rsidRPr="009E1969">
        <w:rPr>
          <w:b/>
          <w:bCs/>
        </w:rPr>
        <w:t>chính</w:t>
      </w:r>
      <w:proofErr w:type="spellEnd"/>
      <w:r w:rsidRPr="009E1969">
        <w:rPr>
          <w:b/>
          <w:bCs/>
        </w:rPr>
        <w:t xml:space="preserve"> (Main Content Area)</w:t>
      </w:r>
    </w:p>
    <w:p w14:paraId="0B348BAA" w14:textId="77777777" w:rsidR="009E1969" w:rsidRPr="009E1969" w:rsidRDefault="009E1969">
      <w:pPr>
        <w:numPr>
          <w:ilvl w:val="0"/>
          <w:numId w:val="37"/>
        </w:numPr>
        <w:rPr>
          <w:b/>
          <w:bCs/>
        </w:rPr>
      </w:pPr>
      <w:r w:rsidRPr="009E1969">
        <w:rPr>
          <w:b/>
          <w:bCs/>
        </w:rPr>
        <w:t xml:space="preserve">Ngay </w:t>
      </w:r>
      <w:proofErr w:type="spellStart"/>
      <w:r w:rsidRPr="009E1969">
        <w:rPr>
          <w:b/>
          <w:bCs/>
        </w:rPr>
        <w:t>bên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dưới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tiêu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đề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là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một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khối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lớn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được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dán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nhãn</w:t>
      </w:r>
      <w:proofErr w:type="spellEnd"/>
      <w:r w:rsidRPr="009E1969">
        <w:rPr>
          <w:b/>
          <w:bCs/>
        </w:rPr>
        <w:t xml:space="preserve"> "Content" (</w:t>
      </w:r>
      <w:proofErr w:type="spellStart"/>
      <w:r w:rsidRPr="009E1969">
        <w:rPr>
          <w:b/>
          <w:bCs/>
        </w:rPr>
        <w:t>Nội</w:t>
      </w:r>
      <w:proofErr w:type="spellEnd"/>
      <w:r w:rsidRPr="009E1969">
        <w:rPr>
          <w:b/>
          <w:bCs/>
        </w:rPr>
        <w:t xml:space="preserve"> dung).</w:t>
      </w:r>
    </w:p>
    <w:p w14:paraId="79DE9E25" w14:textId="77777777" w:rsidR="009E1969" w:rsidRPr="009E1969" w:rsidRDefault="009E1969">
      <w:pPr>
        <w:numPr>
          <w:ilvl w:val="0"/>
          <w:numId w:val="37"/>
        </w:numPr>
        <w:rPr>
          <w:b/>
          <w:bCs/>
        </w:rPr>
      </w:pPr>
      <w:proofErr w:type="spellStart"/>
      <w:r w:rsidRPr="009E1969">
        <w:rPr>
          <w:b/>
          <w:bCs/>
        </w:rPr>
        <w:t>Đây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là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khu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vực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chứa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các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thành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phần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tương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tác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của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chức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năng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này</w:t>
      </w:r>
      <w:proofErr w:type="spellEnd"/>
      <w:r w:rsidRPr="009E1969">
        <w:rPr>
          <w:b/>
          <w:bCs/>
        </w:rPr>
        <w:t>.</w:t>
      </w:r>
    </w:p>
    <w:p w14:paraId="6C65E3C8" w14:textId="77777777" w:rsidR="009E1969" w:rsidRPr="009E1969" w:rsidRDefault="009E1969" w:rsidP="009E1969">
      <w:pPr>
        <w:rPr>
          <w:b/>
          <w:bCs/>
        </w:rPr>
      </w:pPr>
      <w:r w:rsidRPr="009E1969">
        <w:rPr>
          <w:b/>
          <w:bCs/>
        </w:rPr>
        <w:t xml:space="preserve">3. Danh </w:t>
      </w:r>
      <w:proofErr w:type="spellStart"/>
      <w:r w:rsidRPr="009E1969">
        <w:rPr>
          <w:b/>
          <w:bCs/>
        </w:rPr>
        <w:t>sách</w:t>
      </w:r>
      <w:proofErr w:type="spellEnd"/>
      <w:r w:rsidRPr="009E1969">
        <w:rPr>
          <w:b/>
          <w:bCs/>
        </w:rPr>
        <w:t xml:space="preserve"> (List View)</w:t>
      </w:r>
    </w:p>
    <w:p w14:paraId="1BE050B1" w14:textId="77777777" w:rsidR="009E1969" w:rsidRPr="009E1969" w:rsidRDefault="009E1969">
      <w:pPr>
        <w:numPr>
          <w:ilvl w:val="0"/>
          <w:numId w:val="38"/>
        </w:numPr>
        <w:rPr>
          <w:b/>
          <w:bCs/>
        </w:rPr>
      </w:pPr>
      <w:proofErr w:type="spellStart"/>
      <w:r w:rsidRPr="009E1969">
        <w:rPr>
          <w:b/>
          <w:bCs/>
        </w:rPr>
        <w:t>Bên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trong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khu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vực</w:t>
      </w:r>
      <w:proofErr w:type="spellEnd"/>
      <w:r w:rsidRPr="009E1969">
        <w:rPr>
          <w:b/>
          <w:bCs/>
        </w:rPr>
        <w:t xml:space="preserve"> "Content" </w:t>
      </w:r>
      <w:proofErr w:type="spellStart"/>
      <w:r w:rsidRPr="009E1969">
        <w:rPr>
          <w:b/>
          <w:bCs/>
        </w:rPr>
        <w:t>là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một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vùng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chứa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lớn</w:t>
      </w:r>
      <w:proofErr w:type="spellEnd"/>
      <w:r w:rsidRPr="009E1969">
        <w:rPr>
          <w:b/>
          <w:bCs/>
        </w:rPr>
        <w:t xml:space="preserve"> (</w:t>
      </w:r>
      <w:proofErr w:type="spellStart"/>
      <w:r w:rsidRPr="009E1969">
        <w:rPr>
          <w:b/>
          <w:bCs/>
        </w:rPr>
        <w:t>bo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góc</w:t>
      </w:r>
      <w:proofErr w:type="spellEnd"/>
      <w:r w:rsidRPr="009E1969">
        <w:rPr>
          <w:b/>
          <w:bCs/>
        </w:rPr>
        <w:t xml:space="preserve">) </w:t>
      </w:r>
      <w:proofErr w:type="spellStart"/>
      <w:r w:rsidRPr="009E1969">
        <w:rPr>
          <w:b/>
          <w:bCs/>
        </w:rPr>
        <w:t>hiển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thị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một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danh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sách</w:t>
      </w:r>
      <w:proofErr w:type="spellEnd"/>
      <w:r w:rsidRPr="009E1969">
        <w:rPr>
          <w:b/>
          <w:bCs/>
        </w:rPr>
        <w:t>.</w:t>
      </w:r>
    </w:p>
    <w:p w14:paraId="07845279" w14:textId="77777777" w:rsidR="009E1969" w:rsidRPr="009E1969" w:rsidRDefault="009E1969">
      <w:pPr>
        <w:numPr>
          <w:ilvl w:val="0"/>
          <w:numId w:val="38"/>
        </w:numPr>
        <w:rPr>
          <w:b/>
          <w:bCs/>
        </w:rPr>
      </w:pPr>
      <w:r w:rsidRPr="009E1969">
        <w:rPr>
          <w:b/>
          <w:bCs/>
        </w:rPr>
        <w:t xml:space="preserve">Wireframe </w:t>
      </w:r>
      <w:proofErr w:type="spellStart"/>
      <w:r w:rsidRPr="009E1969">
        <w:rPr>
          <w:b/>
          <w:bCs/>
        </w:rPr>
        <w:t>minh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họa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cấu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trúc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của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danh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sách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này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bằng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cách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lặp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lại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hai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hàng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giống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hệt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nhau</w:t>
      </w:r>
      <w:proofErr w:type="spellEnd"/>
      <w:r w:rsidRPr="009E1969">
        <w:rPr>
          <w:b/>
          <w:bCs/>
        </w:rPr>
        <w:t>.</w:t>
      </w:r>
    </w:p>
    <w:p w14:paraId="7A5C99F6" w14:textId="77777777" w:rsidR="009E1969" w:rsidRPr="009E1969" w:rsidRDefault="009E1969" w:rsidP="009E1969">
      <w:pPr>
        <w:rPr>
          <w:b/>
          <w:bCs/>
        </w:rPr>
      </w:pPr>
      <w:proofErr w:type="spellStart"/>
      <w:r w:rsidRPr="009E1969">
        <w:rPr>
          <w:b/>
          <w:bCs/>
        </w:rPr>
        <w:t>Mỗi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hàng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trong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danh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sách</w:t>
      </w:r>
      <w:proofErr w:type="spellEnd"/>
      <w:r w:rsidRPr="009E1969">
        <w:rPr>
          <w:b/>
          <w:bCs/>
        </w:rPr>
        <w:t xml:space="preserve"> bao </w:t>
      </w:r>
      <w:proofErr w:type="spellStart"/>
      <w:r w:rsidRPr="009E1969">
        <w:rPr>
          <w:b/>
          <w:bCs/>
        </w:rPr>
        <w:t>gồm</w:t>
      </w:r>
      <w:proofErr w:type="spellEnd"/>
      <w:r w:rsidRPr="009E1969">
        <w:rPr>
          <w:b/>
          <w:bCs/>
        </w:rPr>
        <w:t>:</w:t>
      </w:r>
    </w:p>
    <w:p w14:paraId="4D8B6070" w14:textId="77777777" w:rsidR="009E1969" w:rsidRPr="009E1969" w:rsidRDefault="009E1969">
      <w:pPr>
        <w:numPr>
          <w:ilvl w:val="0"/>
          <w:numId w:val="39"/>
        </w:numPr>
        <w:rPr>
          <w:b/>
          <w:bCs/>
        </w:rPr>
      </w:pPr>
      <w:proofErr w:type="spellStart"/>
      <w:r w:rsidRPr="009E1969">
        <w:rPr>
          <w:b/>
          <w:bCs/>
        </w:rPr>
        <w:t>Phần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bên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trái</w:t>
      </w:r>
      <w:proofErr w:type="spellEnd"/>
      <w:r w:rsidRPr="009E1969">
        <w:rPr>
          <w:b/>
          <w:bCs/>
        </w:rPr>
        <w:t xml:space="preserve"> (Thông tin):</w:t>
      </w:r>
    </w:p>
    <w:p w14:paraId="76FF7C14" w14:textId="77777777" w:rsidR="009E1969" w:rsidRPr="009E1969" w:rsidRDefault="009E1969">
      <w:pPr>
        <w:numPr>
          <w:ilvl w:val="1"/>
          <w:numId w:val="39"/>
        </w:numPr>
        <w:rPr>
          <w:b/>
          <w:bCs/>
        </w:rPr>
      </w:pPr>
      <w:proofErr w:type="spellStart"/>
      <w:r w:rsidRPr="009E1969">
        <w:rPr>
          <w:b/>
          <w:bCs/>
        </w:rPr>
        <w:t>Một</w:t>
      </w:r>
      <w:proofErr w:type="spellEnd"/>
      <w:r w:rsidRPr="009E1969">
        <w:rPr>
          <w:b/>
          <w:bCs/>
        </w:rPr>
        <w:t xml:space="preserve"> ô </w:t>
      </w:r>
      <w:proofErr w:type="spellStart"/>
      <w:r w:rsidRPr="009E1969">
        <w:rPr>
          <w:b/>
          <w:bCs/>
        </w:rPr>
        <w:t>vuông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có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nhãn</w:t>
      </w:r>
      <w:proofErr w:type="spellEnd"/>
      <w:r w:rsidRPr="009E1969">
        <w:rPr>
          <w:b/>
          <w:bCs/>
        </w:rPr>
        <w:t xml:space="preserve"> "Name: (Employee)".</w:t>
      </w:r>
    </w:p>
    <w:p w14:paraId="424811D6" w14:textId="77777777" w:rsidR="009E1969" w:rsidRPr="009E1969" w:rsidRDefault="009E1969">
      <w:pPr>
        <w:numPr>
          <w:ilvl w:val="1"/>
          <w:numId w:val="39"/>
        </w:numPr>
        <w:rPr>
          <w:b/>
          <w:bCs/>
        </w:rPr>
      </w:pPr>
      <w:proofErr w:type="spellStart"/>
      <w:r w:rsidRPr="009E1969">
        <w:rPr>
          <w:b/>
          <w:bCs/>
        </w:rPr>
        <w:t>Đây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là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vị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trí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giữ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chỗ</w:t>
      </w:r>
      <w:proofErr w:type="spellEnd"/>
      <w:r w:rsidRPr="009E1969">
        <w:rPr>
          <w:b/>
          <w:bCs/>
        </w:rPr>
        <w:t xml:space="preserve"> (placeholder) </w:t>
      </w:r>
      <w:proofErr w:type="spellStart"/>
      <w:r w:rsidRPr="009E1969">
        <w:rPr>
          <w:b/>
          <w:bCs/>
        </w:rPr>
        <w:t>cho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thông</w:t>
      </w:r>
      <w:proofErr w:type="spellEnd"/>
      <w:r w:rsidRPr="009E1969">
        <w:rPr>
          <w:b/>
          <w:bCs/>
        </w:rPr>
        <w:t xml:space="preserve"> tin </w:t>
      </w:r>
      <w:proofErr w:type="spellStart"/>
      <w:r w:rsidRPr="009E1969">
        <w:rPr>
          <w:b/>
          <w:bCs/>
        </w:rPr>
        <w:t>về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Nhân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viên</w:t>
      </w:r>
      <w:proofErr w:type="spellEnd"/>
      <w:r w:rsidRPr="009E1969">
        <w:rPr>
          <w:b/>
          <w:bCs/>
        </w:rPr>
        <w:t>.</w:t>
      </w:r>
    </w:p>
    <w:p w14:paraId="61E12145" w14:textId="77777777" w:rsidR="009E1969" w:rsidRPr="009E1969" w:rsidRDefault="009E1969">
      <w:pPr>
        <w:numPr>
          <w:ilvl w:val="0"/>
          <w:numId w:val="39"/>
        </w:numPr>
        <w:rPr>
          <w:b/>
          <w:bCs/>
        </w:rPr>
      </w:pPr>
      <w:proofErr w:type="spellStart"/>
      <w:r w:rsidRPr="009E1969">
        <w:rPr>
          <w:b/>
          <w:bCs/>
        </w:rPr>
        <w:t>Phần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bên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phải</w:t>
      </w:r>
      <w:proofErr w:type="spellEnd"/>
      <w:r w:rsidRPr="009E1969">
        <w:rPr>
          <w:b/>
          <w:bCs/>
        </w:rPr>
        <w:t xml:space="preserve"> (</w:t>
      </w:r>
      <w:proofErr w:type="spellStart"/>
      <w:r w:rsidRPr="009E1969">
        <w:rPr>
          <w:b/>
          <w:bCs/>
        </w:rPr>
        <w:t>Hành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động</w:t>
      </w:r>
      <w:proofErr w:type="spellEnd"/>
      <w:r w:rsidRPr="009E1969">
        <w:rPr>
          <w:b/>
          <w:bCs/>
        </w:rPr>
        <w:t>):</w:t>
      </w:r>
    </w:p>
    <w:p w14:paraId="14C64ECD" w14:textId="77777777" w:rsidR="009E1969" w:rsidRPr="009E1969" w:rsidRDefault="009E1969">
      <w:pPr>
        <w:numPr>
          <w:ilvl w:val="1"/>
          <w:numId w:val="39"/>
        </w:numPr>
        <w:rPr>
          <w:b/>
          <w:bCs/>
        </w:rPr>
      </w:pPr>
      <w:r w:rsidRPr="009E1969">
        <w:rPr>
          <w:b/>
          <w:bCs/>
        </w:rPr>
        <w:t xml:space="preserve">Hai </w:t>
      </w:r>
      <w:proofErr w:type="spellStart"/>
      <w:r w:rsidRPr="009E1969">
        <w:rPr>
          <w:b/>
          <w:bCs/>
        </w:rPr>
        <w:t>nút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bấm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được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xếp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ngang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hàng</w:t>
      </w:r>
      <w:proofErr w:type="spellEnd"/>
      <w:r w:rsidRPr="009E1969">
        <w:rPr>
          <w:b/>
          <w:bCs/>
        </w:rPr>
        <w:t xml:space="preserve">, </w:t>
      </w:r>
      <w:proofErr w:type="spellStart"/>
      <w:r w:rsidRPr="009E1969">
        <w:rPr>
          <w:b/>
          <w:bCs/>
        </w:rPr>
        <w:t>gồm</w:t>
      </w:r>
      <w:proofErr w:type="spellEnd"/>
      <w:r w:rsidRPr="009E1969">
        <w:rPr>
          <w:b/>
          <w:bCs/>
        </w:rPr>
        <w:t>:</w:t>
      </w:r>
    </w:p>
    <w:p w14:paraId="16C9D62F" w14:textId="77777777" w:rsidR="009E1969" w:rsidRPr="009E1969" w:rsidRDefault="009E1969">
      <w:pPr>
        <w:numPr>
          <w:ilvl w:val="2"/>
          <w:numId w:val="39"/>
        </w:numPr>
        <w:rPr>
          <w:b/>
          <w:bCs/>
        </w:rPr>
      </w:pPr>
      <w:r w:rsidRPr="009E1969">
        <w:rPr>
          <w:b/>
          <w:bCs/>
        </w:rPr>
        <w:t>"</w:t>
      </w:r>
      <w:proofErr w:type="spellStart"/>
      <w:r w:rsidRPr="009E1969">
        <w:rPr>
          <w:b/>
          <w:bCs/>
        </w:rPr>
        <w:t>Thêm</w:t>
      </w:r>
      <w:proofErr w:type="spellEnd"/>
      <w:r w:rsidRPr="009E1969">
        <w:rPr>
          <w:b/>
          <w:bCs/>
        </w:rPr>
        <w:t>" (Add)</w:t>
      </w:r>
    </w:p>
    <w:p w14:paraId="01E0B85C" w14:textId="1099D2FE" w:rsidR="009E1969" w:rsidRPr="002E230F" w:rsidRDefault="009E1969">
      <w:pPr>
        <w:numPr>
          <w:ilvl w:val="2"/>
          <w:numId w:val="39"/>
        </w:numPr>
        <w:rPr>
          <w:b/>
          <w:bCs/>
        </w:rPr>
      </w:pPr>
      <w:r w:rsidRPr="009E1969">
        <w:rPr>
          <w:b/>
          <w:bCs/>
        </w:rPr>
        <w:t>"Sửa" (Edit)</w:t>
      </w:r>
    </w:p>
    <w:p w14:paraId="6741E09D" w14:textId="138C399E" w:rsidR="00CA1BAE" w:rsidRDefault="009E1969" w:rsidP="002E230F">
      <w:pPr>
        <w:pStyle w:val="Heading5"/>
      </w:pPr>
      <w:proofErr w:type="gramStart"/>
      <w:r>
        <w:lastRenderedPageBreak/>
        <w:t>3.1.1.4.1:Add</w:t>
      </w:r>
      <w:proofErr w:type="gramEnd"/>
      <w:r>
        <w:t>,FIX Employee</w:t>
      </w:r>
    </w:p>
    <w:p w14:paraId="4711BEAC" w14:textId="066A5E7E" w:rsidR="009E1969" w:rsidRDefault="009E1969" w:rsidP="00707AD3">
      <w:pPr>
        <w:rPr>
          <w:b/>
          <w:bCs/>
        </w:rPr>
      </w:pPr>
      <w:r w:rsidRPr="009E1969">
        <w:rPr>
          <w:b/>
          <w:bCs/>
          <w:noProof/>
        </w:rPr>
        <w:drawing>
          <wp:inline distT="0" distB="0" distL="0" distR="0" wp14:anchorId="39B7B4EB" wp14:editId="3B7E8725">
            <wp:extent cx="5943600" cy="4283075"/>
            <wp:effectExtent l="0" t="0" r="0" b="3175"/>
            <wp:docPr id="457679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798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6BC4" w14:textId="6A76B9E0" w:rsidR="00707AD3" w:rsidRDefault="009E1969" w:rsidP="00707AD3">
      <w:pPr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</w:p>
    <w:p w14:paraId="3479F965" w14:textId="77777777" w:rsidR="009E1969" w:rsidRPr="009E1969" w:rsidRDefault="009E1969" w:rsidP="009E1969">
      <w:pPr>
        <w:rPr>
          <w:b/>
          <w:bCs/>
        </w:rPr>
      </w:pPr>
      <w:r w:rsidRPr="009E1969">
        <w:rPr>
          <w:b/>
          <w:bCs/>
        </w:rPr>
        <w:t xml:space="preserve">1. Khu </w:t>
      </w:r>
      <w:proofErr w:type="spellStart"/>
      <w:r w:rsidRPr="009E1969">
        <w:rPr>
          <w:b/>
          <w:bCs/>
        </w:rPr>
        <w:t>vực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Nội</w:t>
      </w:r>
      <w:proofErr w:type="spellEnd"/>
      <w:r w:rsidRPr="009E1969">
        <w:rPr>
          <w:b/>
          <w:bCs/>
        </w:rPr>
        <w:t xml:space="preserve"> dung </w:t>
      </w:r>
      <w:proofErr w:type="spellStart"/>
      <w:r w:rsidRPr="009E1969">
        <w:rPr>
          <w:b/>
          <w:bCs/>
        </w:rPr>
        <w:t>chính</w:t>
      </w:r>
      <w:proofErr w:type="spellEnd"/>
      <w:r w:rsidRPr="009E1969">
        <w:rPr>
          <w:b/>
          <w:bCs/>
        </w:rPr>
        <w:t xml:space="preserve"> (Main Content Area)</w:t>
      </w:r>
    </w:p>
    <w:p w14:paraId="466174FA" w14:textId="77777777" w:rsidR="009E1969" w:rsidRPr="009E1969" w:rsidRDefault="009E1969">
      <w:pPr>
        <w:numPr>
          <w:ilvl w:val="0"/>
          <w:numId w:val="34"/>
        </w:numPr>
        <w:rPr>
          <w:b/>
          <w:bCs/>
        </w:rPr>
      </w:pPr>
      <w:r w:rsidRPr="009E1969">
        <w:rPr>
          <w:b/>
          <w:bCs/>
        </w:rPr>
        <w:t xml:space="preserve">Wireframe </w:t>
      </w:r>
      <w:proofErr w:type="spellStart"/>
      <w:r w:rsidRPr="009E1969">
        <w:rPr>
          <w:b/>
          <w:bCs/>
        </w:rPr>
        <w:t>hiển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thị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một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khối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hình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chữ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nhật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lớn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bên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ngoài</w:t>
      </w:r>
      <w:proofErr w:type="spellEnd"/>
      <w:r w:rsidRPr="009E1969">
        <w:rPr>
          <w:b/>
          <w:bCs/>
        </w:rPr>
        <w:t xml:space="preserve">, </w:t>
      </w:r>
      <w:proofErr w:type="spellStart"/>
      <w:r w:rsidRPr="009E1969">
        <w:rPr>
          <w:b/>
          <w:bCs/>
        </w:rPr>
        <w:t>và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một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khối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nhỏ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hơn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bên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trong</w:t>
      </w:r>
      <w:proofErr w:type="spellEnd"/>
      <w:r w:rsidRPr="009E1969">
        <w:rPr>
          <w:b/>
          <w:bCs/>
        </w:rPr>
        <w:t xml:space="preserve">, </w:t>
      </w:r>
      <w:proofErr w:type="spellStart"/>
      <w:r w:rsidRPr="009E1969">
        <w:rPr>
          <w:b/>
          <w:bCs/>
        </w:rPr>
        <w:t>xác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định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khu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vực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chính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để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người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dùng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tương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tác</w:t>
      </w:r>
      <w:proofErr w:type="spellEnd"/>
      <w:r w:rsidRPr="009E1969">
        <w:rPr>
          <w:b/>
          <w:bCs/>
        </w:rPr>
        <w:t>.</w:t>
      </w:r>
    </w:p>
    <w:p w14:paraId="23D17A22" w14:textId="77777777" w:rsidR="009E1969" w:rsidRPr="009E1969" w:rsidRDefault="009E1969" w:rsidP="009E1969">
      <w:pPr>
        <w:rPr>
          <w:b/>
          <w:bCs/>
        </w:rPr>
      </w:pPr>
      <w:r w:rsidRPr="009E1969">
        <w:rPr>
          <w:b/>
          <w:bCs/>
        </w:rPr>
        <w:t xml:space="preserve">2. Các Trường </w:t>
      </w:r>
      <w:proofErr w:type="spellStart"/>
      <w:r w:rsidRPr="009E1969">
        <w:rPr>
          <w:b/>
          <w:bCs/>
        </w:rPr>
        <w:t>Nhập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liệu</w:t>
      </w:r>
      <w:proofErr w:type="spellEnd"/>
      <w:r w:rsidRPr="009E1969">
        <w:rPr>
          <w:b/>
          <w:bCs/>
        </w:rPr>
        <w:t xml:space="preserve"> (Input Fields)</w:t>
      </w:r>
    </w:p>
    <w:p w14:paraId="36471FA0" w14:textId="77777777" w:rsidR="009E1969" w:rsidRPr="009E1969" w:rsidRDefault="009E1969" w:rsidP="009E1969">
      <w:pPr>
        <w:rPr>
          <w:b/>
          <w:bCs/>
        </w:rPr>
      </w:pPr>
      <w:proofErr w:type="spellStart"/>
      <w:r w:rsidRPr="009E1969">
        <w:rPr>
          <w:b/>
          <w:bCs/>
        </w:rPr>
        <w:t>Bên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trong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khu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vực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nội</w:t>
      </w:r>
      <w:proofErr w:type="spellEnd"/>
      <w:r w:rsidRPr="009E1969">
        <w:rPr>
          <w:b/>
          <w:bCs/>
        </w:rPr>
        <w:t xml:space="preserve"> dung, </w:t>
      </w:r>
      <w:proofErr w:type="spellStart"/>
      <w:r w:rsidRPr="009E1969">
        <w:rPr>
          <w:b/>
          <w:bCs/>
        </w:rPr>
        <w:t>có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ba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trường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nhập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liệu</w:t>
      </w:r>
      <w:proofErr w:type="spellEnd"/>
      <w:r w:rsidRPr="009E1969">
        <w:rPr>
          <w:b/>
          <w:bCs/>
        </w:rPr>
        <w:t xml:space="preserve"> (</w:t>
      </w:r>
      <w:proofErr w:type="spellStart"/>
      <w:r w:rsidRPr="009E1969">
        <w:rPr>
          <w:b/>
          <w:bCs/>
        </w:rPr>
        <w:t>hoặc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hiển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thị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thông</w:t>
      </w:r>
      <w:proofErr w:type="spellEnd"/>
      <w:r w:rsidRPr="009E1969">
        <w:rPr>
          <w:b/>
          <w:bCs/>
        </w:rPr>
        <w:t xml:space="preserve"> tin) </w:t>
      </w:r>
      <w:proofErr w:type="spellStart"/>
      <w:r w:rsidRPr="009E1969">
        <w:rPr>
          <w:b/>
          <w:bCs/>
        </w:rPr>
        <w:t>được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xếp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chồng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lên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nhau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theo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chiều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dọc</w:t>
      </w:r>
      <w:proofErr w:type="spellEnd"/>
      <w:r w:rsidRPr="009E1969">
        <w:rPr>
          <w:b/>
          <w:bCs/>
        </w:rPr>
        <w:t>:</w:t>
      </w:r>
    </w:p>
    <w:p w14:paraId="61951C95" w14:textId="77777777" w:rsidR="009E1969" w:rsidRPr="009E1969" w:rsidRDefault="009E1969">
      <w:pPr>
        <w:numPr>
          <w:ilvl w:val="0"/>
          <w:numId w:val="35"/>
        </w:numPr>
        <w:rPr>
          <w:b/>
          <w:bCs/>
        </w:rPr>
      </w:pPr>
      <w:r w:rsidRPr="009E1969">
        <w:rPr>
          <w:b/>
          <w:bCs/>
        </w:rPr>
        <w:t>Trường 1 (</w:t>
      </w:r>
      <w:proofErr w:type="spellStart"/>
      <w:r w:rsidRPr="009E1969">
        <w:rPr>
          <w:b/>
          <w:bCs/>
        </w:rPr>
        <w:t>Trên</w:t>
      </w:r>
      <w:proofErr w:type="spellEnd"/>
      <w:r w:rsidRPr="009E1969">
        <w:rPr>
          <w:b/>
          <w:bCs/>
        </w:rPr>
        <w:t>): "Name Employee"</w:t>
      </w:r>
    </w:p>
    <w:p w14:paraId="307669B4" w14:textId="77777777" w:rsidR="009E1969" w:rsidRPr="009E1969" w:rsidRDefault="009E1969">
      <w:pPr>
        <w:numPr>
          <w:ilvl w:val="1"/>
          <w:numId w:val="35"/>
        </w:numPr>
        <w:rPr>
          <w:b/>
          <w:bCs/>
        </w:rPr>
      </w:pPr>
      <w:proofErr w:type="spellStart"/>
      <w:r w:rsidRPr="009E1969">
        <w:rPr>
          <w:b/>
          <w:bCs/>
        </w:rPr>
        <w:t>Đây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là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một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trường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hình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chữ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nhật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bo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góc</w:t>
      </w:r>
      <w:proofErr w:type="spellEnd"/>
      <w:r w:rsidRPr="009E1969">
        <w:rPr>
          <w:b/>
          <w:bCs/>
        </w:rPr>
        <w:t xml:space="preserve">, </w:t>
      </w:r>
      <w:proofErr w:type="spellStart"/>
      <w:r w:rsidRPr="009E1969">
        <w:rPr>
          <w:b/>
          <w:bCs/>
        </w:rPr>
        <w:t>dùng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để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nhập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hoặc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chỉnh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sửa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Tên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Nhân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viên</w:t>
      </w:r>
      <w:proofErr w:type="spellEnd"/>
      <w:r w:rsidRPr="009E1969">
        <w:rPr>
          <w:b/>
          <w:bCs/>
        </w:rPr>
        <w:t>.</w:t>
      </w:r>
    </w:p>
    <w:p w14:paraId="49C1F59B" w14:textId="77777777" w:rsidR="009E1969" w:rsidRPr="009E1969" w:rsidRDefault="009E1969">
      <w:pPr>
        <w:numPr>
          <w:ilvl w:val="0"/>
          <w:numId w:val="35"/>
        </w:numPr>
        <w:rPr>
          <w:b/>
          <w:bCs/>
        </w:rPr>
      </w:pPr>
      <w:r w:rsidRPr="009E1969">
        <w:rPr>
          <w:b/>
          <w:bCs/>
        </w:rPr>
        <w:t>Trường 2 (</w:t>
      </w:r>
      <w:proofErr w:type="spellStart"/>
      <w:r w:rsidRPr="009E1969">
        <w:rPr>
          <w:b/>
          <w:bCs/>
        </w:rPr>
        <w:t>Giữa</w:t>
      </w:r>
      <w:proofErr w:type="spellEnd"/>
      <w:r w:rsidRPr="009E1969">
        <w:rPr>
          <w:b/>
          <w:bCs/>
        </w:rPr>
        <w:t>): "Role"</w:t>
      </w:r>
    </w:p>
    <w:p w14:paraId="30F825A2" w14:textId="77777777" w:rsidR="009E1969" w:rsidRPr="009E1969" w:rsidRDefault="009E1969">
      <w:pPr>
        <w:numPr>
          <w:ilvl w:val="1"/>
          <w:numId w:val="35"/>
        </w:numPr>
        <w:rPr>
          <w:b/>
          <w:bCs/>
        </w:rPr>
      </w:pPr>
      <w:proofErr w:type="spellStart"/>
      <w:r w:rsidRPr="009E1969">
        <w:rPr>
          <w:b/>
          <w:bCs/>
        </w:rPr>
        <w:lastRenderedPageBreak/>
        <w:t>Đây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là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một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trường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tương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tự</w:t>
      </w:r>
      <w:proofErr w:type="spellEnd"/>
      <w:r w:rsidRPr="009E1969">
        <w:rPr>
          <w:b/>
          <w:bCs/>
        </w:rPr>
        <w:t xml:space="preserve">, </w:t>
      </w:r>
      <w:proofErr w:type="spellStart"/>
      <w:r w:rsidRPr="009E1969">
        <w:rPr>
          <w:b/>
          <w:bCs/>
        </w:rPr>
        <w:t>dùng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để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nhập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hoặc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chỉnh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sửa</w:t>
      </w:r>
      <w:proofErr w:type="spellEnd"/>
      <w:r w:rsidRPr="009E1969">
        <w:rPr>
          <w:b/>
          <w:bCs/>
        </w:rPr>
        <w:t xml:space="preserve"> Vai </w:t>
      </w:r>
      <w:proofErr w:type="spellStart"/>
      <w:r w:rsidRPr="009E1969">
        <w:rPr>
          <w:b/>
          <w:bCs/>
        </w:rPr>
        <w:t>trò</w:t>
      </w:r>
      <w:proofErr w:type="spellEnd"/>
      <w:r w:rsidRPr="009E1969">
        <w:rPr>
          <w:b/>
          <w:bCs/>
        </w:rPr>
        <w:t xml:space="preserve"> (</w:t>
      </w:r>
      <w:proofErr w:type="spellStart"/>
      <w:r w:rsidRPr="009E1969">
        <w:rPr>
          <w:b/>
          <w:bCs/>
        </w:rPr>
        <w:t>ví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dụ</w:t>
      </w:r>
      <w:proofErr w:type="spellEnd"/>
      <w:r w:rsidRPr="009E1969">
        <w:rPr>
          <w:b/>
          <w:bCs/>
        </w:rPr>
        <w:t xml:space="preserve">: </w:t>
      </w:r>
      <w:proofErr w:type="spellStart"/>
      <w:r w:rsidRPr="009E1969">
        <w:rPr>
          <w:b/>
          <w:bCs/>
        </w:rPr>
        <w:t>chức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vụ</w:t>
      </w:r>
      <w:proofErr w:type="spellEnd"/>
      <w:r w:rsidRPr="009E1969">
        <w:rPr>
          <w:b/>
          <w:bCs/>
        </w:rPr>
        <w:t xml:space="preserve">, </w:t>
      </w:r>
      <w:proofErr w:type="spellStart"/>
      <w:r w:rsidRPr="009E1969">
        <w:rPr>
          <w:b/>
          <w:bCs/>
        </w:rPr>
        <w:t>quyền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hạn</w:t>
      </w:r>
      <w:proofErr w:type="spellEnd"/>
      <w:r w:rsidRPr="009E1969">
        <w:rPr>
          <w:b/>
          <w:bCs/>
        </w:rPr>
        <w:t xml:space="preserve">) </w:t>
      </w:r>
      <w:proofErr w:type="spellStart"/>
      <w:r w:rsidRPr="009E1969">
        <w:rPr>
          <w:b/>
          <w:bCs/>
        </w:rPr>
        <w:t>của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nhân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viên</w:t>
      </w:r>
      <w:proofErr w:type="spellEnd"/>
      <w:r w:rsidRPr="009E1969">
        <w:rPr>
          <w:b/>
          <w:bCs/>
        </w:rPr>
        <w:t>.</w:t>
      </w:r>
    </w:p>
    <w:p w14:paraId="3AC88807" w14:textId="77777777" w:rsidR="009E1969" w:rsidRPr="009E1969" w:rsidRDefault="009E1969">
      <w:pPr>
        <w:numPr>
          <w:ilvl w:val="0"/>
          <w:numId w:val="35"/>
        </w:numPr>
        <w:rPr>
          <w:b/>
          <w:bCs/>
        </w:rPr>
      </w:pPr>
      <w:r w:rsidRPr="009E1969">
        <w:rPr>
          <w:b/>
          <w:bCs/>
        </w:rPr>
        <w:t>Trường 3 (</w:t>
      </w:r>
      <w:proofErr w:type="spellStart"/>
      <w:r w:rsidRPr="009E1969">
        <w:rPr>
          <w:b/>
          <w:bCs/>
        </w:rPr>
        <w:t>Dưới</w:t>
      </w:r>
      <w:proofErr w:type="spellEnd"/>
      <w:r w:rsidRPr="009E1969">
        <w:rPr>
          <w:b/>
          <w:bCs/>
        </w:rPr>
        <w:t>): "ID"</w:t>
      </w:r>
    </w:p>
    <w:p w14:paraId="3A1735A8" w14:textId="77777777" w:rsidR="009E1969" w:rsidRDefault="009E1969">
      <w:pPr>
        <w:numPr>
          <w:ilvl w:val="1"/>
          <w:numId w:val="35"/>
        </w:numPr>
        <w:rPr>
          <w:b/>
          <w:bCs/>
        </w:rPr>
      </w:pPr>
      <w:proofErr w:type="spellStart"/>
      <w:r w:rsidRPr="009E1969">
        <w:rPr>
          <w:b/>
          <w:bCs/>
        </w:rPr>
        <w:t>Đây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là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một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trường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tương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tự</w:t>
      </w:r>
      <w:proofErr w:type="spellEnd"/>
      <w:r w:rsidRPr="009E1969">
        <w:rPr>
          <w:b/>
          <w:bCs/>
        </w:rPr>
        <w:t xml:space="preserve">, </w:t>
      </w:r>
      <w:proofErr w:type="spellStart"/>
      <w:r w:rsidRPr="009E1969">
        <w:rPr>
          <w:b/>
          <w:bCs/>
        </w:rPr>
        <w:t>dùng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để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nhập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hoặc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chỉnh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sửa</w:t>
      </w:r>
      <w:proofErr w:type="spellEnd"/>
      <w:r w:rsidRPr="009E1969">
        <w:rPr>
          <w:b/>
          <w:bCs/>
        </w:rPr>
        <w:t xml:space="preserve"> ID (</w:t>
      </w:r>
      <w:proofErr w:type="spellStart"/>
      <w:r w:rsidRPr="009E1969">
        <w:rPr>
          <w:b/>
          <w:bCs/>
        </w:rPr>
        <w:t>mã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định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danh</w:t>
      </w:r>
      <w:proofErr w:type="spellEnd"/>
      <w:r w:rsidRPr="009E1969">
        <w:rPr>
          <w:b/>
          <w:bCs/>
        </w:rPr>
        <w:t xml:space="preserve">) </w:t>
      </w:r>
      <w:proofErr w:type="spellStart"/>
      <w:r w:rsidRPr="009E1969">
        <w:rPr>
          <w:b/>
          <w:bCs/>
        </w:rPr>
        <w:t>của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nhân</w:t>
      </w:r>
      <w:proofErr w:type="spellEnd"/>
      <w:r w:rsidRPr="009E1969">
        <w:rPr>
          <w:b/>
          <w:bCs/>
        </w:rPr>
        <w:t xml:space="preserve"> </w:t>
      </w:r>
      <w:proofErr w:type="spellStart"/>
      <w:r w:rsidRPr="009E1969">
        <w:rPr>
          <w:b/>
          <w:bCs/>
        </w:rPr>
        <w:t>viên</w:t>
      </w:r>
      <w:proofErr w:type="spellEnd"/>
      <w:r w:rsidRPr="009E1969">
        <w:rPr>
          <w:b/>
          <w:bCs/>
        </w:rPr>
        <w:t>.</w:t>
      </w:r>
    </w:p>
    <w:p w14:paraId="4C81AEBD" w14:textId="3E10E8B5" w:rsidR="002E230F" w:rsidRDefault="002E230F" w:rsidP="002E230F">
      <w:pPr>
        <w:pStyle w:val="Heading4"/>
      </w:pPr>
      <w:proofErr w:type="gramStart"/>
      <w:r>
        <w:lastRenderedPageBreak/>
        <w:t>3.1.1.5:Màn</w:t>
      </w:r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F6936B4" w14:textId="76AC1608" w:rsidR="002E230F" w:rsidRPr="002E230F" w:rsidRDefault="00443ACA" w:rsidP="002E230F">
      <w:r w:rsidRPr="00443ACA">
        <w:rPr>
          <w:noProof/>
        </w:rPr>
        <w:drawing>
          <wp:inline distT="0" distB="0" distL="0" distR="0" wp14:anchorId="42D62A4A" wp14:editId="40C74000">
            <wp:extent cx="5401429" cy="7325747"/>
            <wp:effectExtent l="0" t="0" r="8890" b="8890"/>
            <wp:docPr id="20233191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19112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636E" w14:textId="262A8B37" w:rsidR="002E230F" w:rsidRDefault="002E230F" w:rsidP="002E230F">
      <w:pPr>
        <w:rPr>
          <w:b/>
          <w:bCs/>
        </w:rPr>
      </w:pPr>
      <w:proofErr w:type="spellStart"/>
      <w:r w:rsidRPr="002E230F">
        <w:rPr>
          <w:b/>
          <w:bCs/>
        </w:rPr>
        <w:t>Mô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Tả</w:t>
      </w:r>
      <w:proofErr w:type="spellEnd"/>
      <w:r>
        <w:rPr>
          <w:b/>
          <w:bCs/>
        </w:rPr>
        <w:t>:</w:t>
      </w:r>
    </w:p>
    <w:p w14:paraId="05695FFE" w14:textId="77777777" w:rsidR="002E230F" w:rsidRPr="002E230F" w:rsidRDefault="002E230F" w:rsidP="002E230F">
      <w:pPr>
        <w:rPr>
          <w:b/>
          <w:bCs/>
        </w:rPr>
      </w:pPr>
      <w:r w:rsidRPr="002E230F">
        <w:rPr>
          <w:b/>
          <w:bCs/>
        </w:rPr>
        <w:t xml:space="preserve">1. </w:t>
      </w:r>
      <w:proofErr w:type="spellStart"/>
      <w:r w:rsidRPr="002E230F">
        <w:rPr>
          <w:b/>
          <w:bCs/>
        </w:rPr>
        <w:t>Phần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Điều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Hướng</w:t>
      </w:r>
      <w:proofErr w:type="spellEnd"/>
      <w:r w:rsidRPr="002E230F">
        <w:rPr>
          <w:b/>
          <w:bCs/>
        </w:rPr>
        <w:t xml:space="preserve"> (Header)</w:t>
      </w:r>
    </w:p>
    <w:p w14:paraId="36944E05" w14:textId="77777777" w:rsidR="002E230F" w:rsidRPr="002E230F" w:rsidRDefault="002E230F" w:rsidP="002E230F">
      <w:pPr>
        <w:rPr>
          <w:b/>
          <w:bCs/>
        </w:rPr>
      </w:pPr>
      <w:proofErr w:type="spellStart"/>
      <w:r w:rsidRPr="002E230F">
        <w:rPr>
          <w:b/>
          <w:bCs/>
        </w:rPr>
        <w:lastRenderedPageBreak/>
        <w:t>Phần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đầu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trang</w:t>
      </w:r>
      <w:proofErr w:type="spellEnd"/>
      <w:r w:rsidRPr="002E230F">
        <w:rPr>
          <w:b/>
          <w:bCs/>
        </w:rPr>
        <w:t xml:space="preserve"> (header) </w:t>
      </w:r>
      <w:proofErr w:type="spellStart"/>
      <w:r w:rsidRPr="002E230F">
        <w:rPr>
          <w:b/>
          <w:bCs/>
        </w:rPr>
        <w:t>được</w:t>
      </w:r>
      <w:proofErr w:type="spellEnd"/>
      <w:r w:rsidRPr="002E230F">
        <w:rPr>
          <w:b/>
          <w:bCs/>
        </w:rPr>
        <w:t xml:space="preserve"> chia </w:t>
      </w:r>
      <w:proofErr w:type="spellStart"/>
      <w:r w:rsidRPr="002E230F">
        <w:rPr>
          <w:b/>
          <w:bCs/>
        </w:rPr>
        <w:t>thành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hai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khu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vực</w:t>
      </w:r>
      <w:proofErr w:type="spellEnd"/>
      <w:r w:rsidRPr="002E230F">
        <w:rPr>
          <w:b/>
          <w:bCs/>
        </w:rPr>
        <w:t>:</w:t>
      </w:r>
    </w:p>
    <w:p w14:paraId="7281D8E0" w14:textId="77777777" w:rsidR="002E230F" w:rsidRPr="002E230F" w:rsidRDefault="002E230F">
      <w:pPr>
        <w:numPr>
          <w:ilvl w:val="0"/>
          <w:numId w:val="42"/>
        </w:numPr>
        <w:rPr>
          <w:b/>
          <w:bCs/>
        </w:rPr>
      </w:pPr>
      <w:proofErr w:type="spellStart"/>
      <w:r w:rsidRPr="002E230F">
        <w:rPr>
          <w:b/>
          <w:bCs/>
        </w:rPr>
        <w:t>Bên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trái</w:t>
      </w:r>
      <w:proofErr w:type="spellEnd"/>
      <w:r w:rsidRPr="002E230F">
        <w:rPr>
          <w:b/>
          <w:bCs/>
        </w:rPr>
        <w:t xml:space="preserve"> (Logo):</w:t>
      </w:r>
    </w:p>
    <w:p w14:paraId="7A69F904" w14:textId="77777777" w:rsidR="002E230F" w:rsidRPr="002E230F" w:rsidRDefault="002E230F">
      <w:pPr>
        <w:numPr>
          <w:ilvl w:val="1"/>
          <w:numId w:val="42"/>
        </w:numPr>
        <w:rPr>
          <w:b/>
          <w:bCs/>
        </w:rPr>
      </w:pPr>
      <w:proofErr w:type="spellStart"/>
      <w:r w:rsidRPr="002E230F">
        <w:rPr>
          <w:b/>
          <w:bCs/>
        </w:rPr>
        <w:t>Một</w:t>
      </w:r>
      <w:proofErr w:type="spellEnd"/>
      <w:r w:rsidRPr="002E230F">
        <w:rPr>
          <w:b/>
          <w:bCs/>
        </w:rPr>
        <w:t xml:space="preserve"> ô </w:t>
      </w:r>
      <w:proofErr w:type="spellStart"/>
      <w:r w:rsidRPr="002E230F">
        <w:rPr>
          <w:b/>
          <w:bCs/>
        </w:rPr>
        <w:t>hình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chữ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nhật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có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nhãn</w:t>
      </w:r>
      <w:proofErr w:type="spellEnd"/>
      <w:r w:rsidRPr="002E230F">
        <w:rPr>
          <w:b/>
          <w:bCs/>
        </w:rPr>
        <w:t xml:space="preserve"> "Logo".</w:t>
      </w:r>
    </w:p>
    <w:p w14:paraId="4E83012B" w14:textId="77777777" w:rsidR="002E230F" w:rsidRPr="002E230F" w:rsidRDefault="002E230F">
      <w:pPr>
        <w:numPr>
          <w:ilvl w:val="1"/>
          <w:numId w:val="42"/>
        </w:numPr>
        <w:rPr>
          <w:b/>
          <w:bCs/>
        </w:rPr>
      </w:pPr>
      <w:proofErr w:type="spellStart"/>
      <w:r w:rsidRPr="002E230F">
        <w:rPr>
          <w:b/>
          <w:bCs/>
        </w:rPr>
        <w:t>Đây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là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vị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trí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giữ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chỗ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cho</w:t>
      </w:r>
      <w:proofErr w:type="spellEnd"/>
      <w:r w:rsidRPr="002E230F">
        <w:rPr>
          <w:b/>
          <w:bCs/>
        </w:rPr>
        <w:t xml:space="preserve"> logo </w:t>
      </w:r>
      <w:proofErr w:type="spellStart"/>
      <w:r w:rsidRPr="002E230F">
        <w:rPr>
          <w:b/>
          <w:bCs/>
        </w:rPr>
        <w:t>của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công</w:t>
      </w:r>
      <w:proofErr w:type="spellEnd"/>
      <w:r w:rsidRPr="002E230F">
        <w:rPr>
          <w:b/>
          <w:bCs/>
        </w:rPr>
        <w:t xml:space="preserve"> ty </w:t>
      </w:r>
      <w:proofErr w:type="spellStart"/>
      <w:r w:rsidRPr="002E230F">
        <w:rPr>
          <w:b/>
          <w:bCs/>
        </w:rPr>
        <w:t>hoặc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hệ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thống</w:t>
      </w:r>
      <w:proofErr w:type="spellEnd"/>
      <w:r w:rsidRPr="002E230F">
        <w:rPr>
          <w:b/>
          <w:bCs/>
        </w:rPr>
        <w:t>.</w:t>
      </w:r>
    </w:p>
    <w:p w14:paraId="12D0AC0F" w14:textId="77777777" w:rsidR="002E230F" w:rsidRPr="002E230F" w:rsidRDefault="002E230F">
      <w:pPr>
        <w:numPr>
          <w:ilvl w:val="0"/>
          <w:numId w:val="42"/>
        </w:numPr>
        <w:rPr>
          <w:b/>
          <w:bCs/>
        </w:rPr>
      </w:pPr>
      <w:proofErr w:type="spellStart"/>
      <w:r w:rsidRPr="002E230F">
        <w:rPr>
          <w:b/>
          <w:bCs/>
        </w:rPr>
        <w:t>Bên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phải</w:t>
      </w:r>
      <w:proofErr w:type="spellEnd"/>
      <w:r w:rsidRPr="002E230F">
        <w:rPr>
          <w:b/>
          <w:bCs/>
        </w:rPr>
        <w:t xml:space="preserve"> (Menu):</w:t>
      </w:r>
    </w:p>
    <w:p w14:paraId="6A658254" w14:textId="77777777" w:rsidR="002E230F" w:rsidRPr="002E230F" w:rsidRDefault="002E230F">
      <w:pPr>
        <w:numPr>
          <w:ilvl w:val="1"/>
          <w:numId w:val="42"/>
        </w:numPr>
        <w:rPr>
          <w:b/>
          <w:bCs/>
        </w:rPr>
      </w:pPr>
      <w:proofErr w:type="spellStart"/>
      <w:r w:rsidRPr="002E230F">
        <w:rPr>
          <w:b/>
          <w:bCs/>
        </w:rPr>
        <w:t>Một</w:t>
      </w:r>
      <w:proofErr w:type="spellEnd"/>
      <w:r w:rsidRPr="002E230F">
        <w:rPr>
          <w:b/>
          <w:bCs/>
        </w:rPr>
        <w:t xml:space="preserve"> ô </w:t>
      </w:r>
      <w:proofErr w:type="spellStart"/>
      <w:r w:rsidRPr="002E230F">
        <w:rPr>
          <w:b/>
          <w:bCs/>
        </w:rPr>
        <w:t>chứa</w:t>
      </w:r>
      <w:proofErr w:type="spellEnd"/>
      <w:r w:rsidRPr="002E230F">
        <w:rPr>
          <w:b/>
          <w:bCs/>
        </w:rPr>
        <w:t xml:space="preserve"> menu </w:t>
      </w:r>
      <w:proofErr w:type="spellStart"/>
      <w:r w:rsidRPr="002E230F">
        <w:rPr>
          <w:b/>
          <w:bCs/>
        </w:rPr>
        <w:t>điều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hướng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chính</w:t>
      </w:r>
      <w:proofErr w:type="spellEnd"/>
      <w:r w:rsidRPr="002E230F">
        <w:rPr>
          <w:b/>
          <w:bCs/>
        </w:rPr>
        <w:t>.</w:t>
      </w:r>
    </w:p>
    <w:p w14:paraId="5345CA46" w14:textId="77777777" w:rsidR="002E230F" w:rsidRPr="002E230F" w:rsidRDefault="002E230F">
      <w:pPr>
        <w:numPr>
          <w:ilvl w:val="1"/>
          <w:numId w:val="42"/>
        </w:numPr>
        <w:rPr>
          <w:b/>
          <w:bCs/>
        </w:rPr>
      </w:pPr>
      <w:r w:rsidRPr="002E230F">
        <w:rPr>
          <w:b/>
          <w:bCs/>
        </w:rPr>
        <w:t xml:space="preserve">Các </w:t>
      </w:r>
      <w:proofErr w:type="spellStart"/>
      <w:r w:rsidRPr="002E230F">
        <w:rPr>
          <w:b/>
          <w:bCs/>
        </w:rPr>
        <w:t>mục</w:t>
      </w:r>
      <w:proofErr w:type="spellEnd"/>
      <w:r w:rsidRPr="002E230F">
        <w:rPr>
          <w:b/>
          <w:bCs/>
        </w:rPr>
        <w:t xml:space="preserve"> menu </w:t>
      </w:r>
      <w:proofErr w:type="spellStart"/>
      <w:r w:rsidRPr="002E230F">
        <w:rPr>
          <w:b/>
          <w:bCs/>
        </w:rPr>
        <w:t>được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liệt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kê</w:t>
      </w:r>
      <w:proofErr w:type="spellEnd"/>
      <w:r w:rsidRPr="002E230F">
        <w:rPr>
          <w:b/>
          <w:bCs/>
        </w:rPr>
        <w:t>: "Receiving" (</w:t>
      </w:r>
      <w:proofErr w:type="spellStart"/>
      <w:r w:rsidRPr="002E230F">
        <w:rPr>
          <w:b/>
          <w:bCs/>
        </w:rPr>
        <w:t>Nhận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hàng</w:t>
      </w:r>
      <w:proofErr w:type="spellEnd"/>
      <w:r w:rsidRPr="002E230F">
        <w:rPr>
          <w:b/>
          <w:bCs/>
        </w:rPr>
        <w:t>), "</w:t>
      </w:r>
      <w:proofErr w:type="spellStart"/>
      <w:r w:rsidRPr="002E230F">
        <w:rPr>
          <w:b/>
          <w:bCs/>
        </w:rPr>
        <w:t>Putaway</w:t>
      </w:r>
      <w:proofErr w:type="spellEnd"/>
      <w:r w:rsidRPr="002E230F">
        <w:rPr>
          <w:b/>
          <w:bCs/>
        </w:rPr>
        <w:t>" (</w:t>
      </w:r>
      <w:proofErr w:type="spellStart"/>
      <w:r w:rsidRPr="002E230F">
        <w:rPr>
          <w:b/>
          <w:bCs/>
        </w:rPr>
        <w:t>Cất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hàng</w:t>
      </w:r>
      <w:proofErr w:type="spellEnd"/>
      <w:r w:rsidRPr="002E230F">
        <w:rPr>
          <w:b/>
          <w:bCs/>
        </w:rPr>
        <w:t>), "picking" (</w:t>
      </w:r>
      <w:proofErr w:type="spellStart"/>
      <w:r w:rsidRPr="002E230F">
        <w:rPr>
          <w:b/>
          <w:bCs/>
        </w:rPr>
        <w:t>Lấy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hàng</w:t>
      </w:r>
      <w:proofErr w:type="spellEnd"/>
      <w:r w:rsidRPr="002E230F">
        <w:rPr>
          <w:b/>
          <w:bCs/>
        </w:rPr>
        <w:t xml:space="preserve">), </w:t>
      </w:r>
      <w:proofErr w:type="spellStart"/>
      <w:r w:rsidRPr="002E230F">
        <w:rPr>
          <w:b/>
          <w:bCs/>
        </w:rPr>
        <w:t>và</w:t>
      </w:r>
      <w:proofErr w:type="spellEnd"/>
      <w:r w:rsidRPr="002E230F">
        <w:rPr>
          <w:b/>
          <w:bCs/>
        </w:rPr>
        <w:t xml:space="preserve"> "packing" (</w:t>
      </w:r>
      <w:proofErr w:type="spellStart"/>
      <w:r w:rsidRPr="002E230F">
        <w:rPr>
          <w:b/>
          <w:bCs/>
        </w:rPr>
        <w:t>Đóng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gói</w:t>
      </w:r>
      <w:proofErr w:type="spellEnd"/>
      <w:r w:rsidRPr="002E230F">
        <w:rPr>
          <w:b/>
          <w:bCs/>
        </w:rPr>
        <w:t>).</w:t>
      </w:r>
    </w:p>
    <w:p w14:paraId="376DBFA3" w14:textId="77777777" w:rsidR="002E230F" w:rsidRPr="002E230F" w:rsidRDefault="002E230F">
      <w:pPr>
        <w:numPr>
          <w:ilvl w:val="1"/>
          <w:numId w:val="42"/>
        </w:numPr>
        <w:rPr>
          <w:b/>
          <w:bCs/>
        </w:rPr>
      </w:pPr>
      <w:r w:rsidRPr="002E230F">
        <w:rPr>
          <w:b/>
          <w:bCs/>
        </w:rPr>
        <w:t xml:space="preserve">Các </w:t>
      </w:r>
      <w:proofErr w:type="spellStart"/>
      <w:r w:rsidRPr="002E230F">
        <w:rPr>
          <w:b/>
          <w:bCs/>
        </w:rPr>
        <w:t>mục</w:t>
      </w:r>
      <w:proofErr w:type="spellEnd"/>
      <w:r w:rsidRPr="002E230F">
        <w:rPr>
          <w:b/>
          <w:bCs/>
        </w:rPr>
        <w:t xml:space="preserve"> menu </w:t>
      </w:r>
      <w:proofErr w:type="spellStart"/>
      <w:r w:rsidRPr="002E230F">
        <w:rPr>
          <w:b/>
          <w:bCs/>
        </w:rPr>
        <w:t>này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đại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diện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cho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các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quy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trình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nghiệp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vụ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cốt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lõi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của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một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hệ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thống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quản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lý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kho</w:t>
      </w:r>
      <w:proofErr w:type="spellEnd"/>
      <w:r w:rsidRPr="002E230F">
        <w:rPr>
          <w:b/>
          <w:bCs/>
        </w:rPr>
        <w:t xml:space="preserve"> (WMS).</w:t>
      </w:r>
    </w:p>
    <w:p w14:paraId="085DB2C0" w14:textId="77777777" w:rsidR="002E230F" w:rsidRPr="002E230F" w:rsidRDefault="002E230F" w:rsidP="002E230F">
      <w:pPr>
        <w:rPr>
          <w:b/>
          <w:bCs/>
        </w:rPr>
      </w:pPr>
      <w:r w:rsidRPr="002E230F">
        <w:rPr>
          <w:b/>
          <w:bCs/>
        </w:rPr>
        <w:t xml:space="preserve">2. </w:t>
      </w:r>
      <w:proofErr w:type="spellStart"/>
      <w:r w:rsidRPr="002E230F">
        <w:rPr>
          <w:b/>
          <w:bCs/>
        </w:rPr>
        <w:t>Phần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Nội</w:t>
      </w:r>
      <w:proofErr w:type="spellEnd"/>
      <w:r w:rsidRPr="002E230F">
        <w:rPr>
          <w:b/>
          <w:bCs/>
        </w:rPr>
        <w:t xml:space="preserve"> Dung </w:t>
      </w:r>
      <w:proofErr w:type="spellStart"/>
      <w:r w:rsidRPr="002E230F">
        <w:rPr>
          <w:b/>
          <w:bCs/>
        </w:rPr>
        <w:t>Chính</w:t>
      </w:r>
      <w:proofErr w:type="spellEnd"/>
      <w:r w:rsidRPr="002E230F">
        <w:rPr>
          <w:b/>
          <w:bCs/>
        </w:rPr>
        <w:t xml:space="preserve"> (Main Content)</w:t>
      </w:r>
    </w:p>
    <w:p w14:paraId="0D9F1DC2" w14:textId="77777777" w:rsidR="002E230F" w:rsidRPr="002E230F" w:rsidRDefault="002E230F">
      <w:pPr>
        <w:numPr>
          <w:ilvl w:val="0"/>
          <w:numId w:val="43"/>
        </w:numPr>
        <w:rPr>
          <w:b/>
          <w:bCs/>
        </w:rPr>
      </w:pPr>
      <w:proofErr w:type="spellStart"/>
      <w:r w:rsidRPr="002E230F">
        <w:rPr>
          <w:b/>
          <w:bCs/>
        </w:rPr>
        <w:t>Nằm</w:t>
      </w:r>
      <w:proofErr w:type="spellEnd"/>
      <w:r w:rsidRPr="002E230F">
        <w:rPr>
          <w:b/>
          <w:bCs/>
        </w:rPr>
        <w:t xml:space="preserve"> ở </w:t>
      </w:r>
      <w:proofErr w:type="spellStart"/>
      <w:r w:rsidRPr="002E230F">
        <w:rPr>
          <w:b/>
          <w:bCs/>
        </w:rPr>
        <w:t>trung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tâm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của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trang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là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một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khối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hình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chữ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nhật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lớn</w:t>
      </w:r>
      <w:proofErr w:type="spellEnd"/>
      <w:r w:rsidRPr="002E230F">
        <w:rPr>
          <w:b/>
          <w:bCs/>
        </w:rPr>
        <w:t xml:space="preserve">, </w:t>
      </w:r>
      <w:proofErr w:type="spellStart"/>
      <w:r w:rsidRPr="002E230F">
        <w:rPr>
          <w:b/>
          <w:bCs/>
        </w:rPr>
        <w:t>chiếm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phần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lớn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không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gian</w:t>
      </w:r>
      <w:proofErr w:type="spellEnd"/>
      <w:r w:rsidRPr="002E230F">
        <w:rPr>
          <w:b/>
          <w:bCs/>
        </w:rPr>
        <w:t>.</w:t>
      </w:r>
    </w:p>
    <w:p w14:paraId="2C45632F" w14:textId="77777777" w:rsidR="002E230F" w:rsidRPr="002E230F" w:rsidRDefault="002E230F">
      <w:pPr>
        <w:numPr>
          <w:ilvl w:val="0"/>
          <w:numId w:val="43"/>
        </w:numPr>
        <w:rPr>
          <w:b/>
          <w:bCs/>
        </w:rPr>
      </w:pPr>
      <w:proofErr w:type="spellStart"/>
      <w:r w:rsidRPr="002E230F">
        <w:rPr>
          <w:b/>
          <w:bCs/>
        </w:rPr>
        <w:t>Bên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trong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khối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này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có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dòng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chữ</w:t>
      </w:r>
      <w:proofErr w:type="spellEnd"/>
      <w:r w:rsidRPr="002E230F">
        <w:rPr>
          <w:b/>
          <w:bCs/>
        </w:rPr>
        <w:t xml:space="preserve"> "Content </w:t>
      </w:r>
      <w:proofErr w:type="gramStart"/>
      <w:r w:rsidRPr="002E230F">
        <w:rPr>
          <w:b/>
          <w:bCs/>
        </w:rPr>
        <w:t>( info</w:t>
      </w:r>
      <w:proofErr w:type="gramEnd"/>
      <w:r w:rsidRPr="002E230F">
        <w:rPr>
          <w:b/>
          <w:bCs/>
        </w:rPr>
        <w:t xml:space="preserve"> about </w:t>
      </w:r>
      <w:proofErr w:type="gramStart"/>
      <w:r w:rsidRPr="002E230F">
        <w:rPr>
          <w:b/>
          <w:bCs/>
        </w:rPr>
        <w:t>company )</w:t>
      </w:r>
      <w:proofErr w:type="gramEnd"/>
      <w:r w:rsidRPr="002E230F">
        <w:rPr>
          <w:b/>
          <w:bCs/>
        </w:rPr>
        <w:t>".</w:t>
      </w:r>
    </w:p>
    <w:p w14:paraId="7CFAD564" w14:textId="77777777" w:rsidR="002E230F" w:rsidRPr="002E230F" w:rsidRDefault="002E230F">
      <w:pPr>
        <w:numPr>
          <w:ilvl w:val="0"/>
          <w:numId w:val="43"/>
        </w:numPr>
        <w:rPr>
          <w:b/>
          <w:bCs/>
        </w:rPr>
      </w:pPr>
      <w:proofErr w:type="spellStart"/>
      <w:r w:rsidRPr="002E230F">
        <w:rPr>
          <w:b/>
          <w:bCs/>
        </w:rPr>
        <w:t>Đây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là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khu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vực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dành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để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hiển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thị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nội</w:t>
      </w:r>
      <w:proofErr w:type="spellEnd"/>
      <w:r w:rsidRPr="002E230F">
        <w:rPr>
          <w:b/>
          <w:bCs/>
        </w:rPr>
        <w:t xml:space="preserve"> dung </w:t>
      </w:r>
      <w:proofErr w:type="spellStart"/>
      <w:r w:rsidRPr="002E230F">
        <w:rPr>
          <w:b/>
          <w:bCs/>
        </w:rPr>
        <w:t>chính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của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trang</w:t>
      </w:r>
      <w:proofErr w:type="spellEnd"/>
      <w:r w:rsidRPr="002E230F">
        <w:rPr>
          <w:b/>
          <w:bCs/>
        </w:rPr>
        <w:t xml:space="preserve">. </w:t>
      </w:r>
      <w:proofErr w:type="spellStart"/>
      <w:r w:rsidRPr="002E230F">
        <w:rPr>
          <w:b/>
          <w:bCs/>
        </w:rPr>
        <w:t>Tương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tự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như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trang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chủ</w:t>
      </w:r>
      <w:proofErr w:type="spellEnd"/>
      <w:r w:rsidRPr="002E230F">
        <w:rPr>
          <w:b/>
          <w:bCs/>
        </w:rPr>
        <w:t xml:space="preserve"> admin, </w:t>
      </w:r>
      <w:proofErr w:type="spellStart"/>
      <w:r w:rsidRPr="002E230F">
        <w:rPr>
          <w:b/>
          <w:bCs/>
        </w:rPr>
        <w:t>nội</w:t>
      </w:r>
      <w:proofErr w:type="spellEnd"/>
      <w:r w:rsidRPr="002E230F">
        <w:rPr>
          <w:b/>
          <w:bCs/>
        </w:rPr>
        <w:t xml:space="preserve"> dung ban </w:t>
      </w:r>
      <w:proofErr w:type="spellStart"/>
      <w:r w:rsidRPr="002E230F">
        <w:rPr>
          <w:b/>
          <w:bCs/>
        </w:rPr>
        <w:t>đầu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có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thể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là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thông</w:t>
      </w:r>
      <w:proofErr w:type="spellEnd"/>
      <w:r w:rsidRPr="002E230F">
        <w:rPr>
          <w:b/>
          <w:bCs/>
        </w:rPr>
        <w:t xml:space="preserve"> tin </w:t>
      </w:r>
      <w:proofErr w:type="spellStart"/>
      <w:r w:rsidRPr="002E230F">
        <w:rPr>
          <w:b/>
          <w:bCs/>
        </w:rPr>
        <w:t>chung</w:t>
      </w:r>
      <w:proofErr w:type="spellEnd"/>
      <w:r w:rsidRPr="002E230F">
        <w:rPr>
          <w:b/>
          <w:bCs/>
        </w:rPr>
        <w:t xml:space="preserve">, </w:t>
      </w:r>
      <w:proofErr w:type="spellStart"/>
      <w:r w:rsidRPr="002E230F">
        <w:rPr>
          <w:b/>
          <w:bCs/>
        </w:rPr>
        <w:t>nhưng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trong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thực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tế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có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thể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là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một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bảng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điều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khiển</w:t>
      </w:r>
      <w:proofErr w:type="spellEnd"/>
      <w:r w:rsidRPr="002E230F">
        <w:rPr>
          <w:b/>
          <w:bCs/>
        </w:rPr>
        <w:t xml:space="preserve"> (dashboard) </w:t>
      </w:r>
      <w:proofErr w:type="spellStart"/>
      <w:r w:rsidRPr="002E230F">
        <w:rPr>
          <w:b/>
          <w:bCs/>
        </w:rPr>
        <w:t>cho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các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tác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vụ</w:t>
      </w:r>
      <w:proofErr w:type="spellEnd"/>
      <w:r w:rsidRPr="002E230F">
        <w:rPr>
          <w:b/>
          <w:bCs/>
        </w:rPr>
        <w:t xml:space="preserve"> </w:t>
      </w:r>
      <w:proofErr w:type="spellStart"/>
      <w:r w:rsidRPr="002E230F">
        <w:rPr>
          <w:b/>
          <w:bCs/>
        </w:rPr>
        <w:t>kho</w:t>
      </w:r>
      <w:proofErr w:type="spellEnd"/>
      <w:r w:rsidRPr="002E230F">
        <w:rPr>
          <w:b/>
          <w:bCs/>
        </w:rPr>
        <w:t>.</w:t>
      </w:r>
    </w:p>
    <w:p w14:paraId="279B33B7" w14:textId="2E6CB1BE" w:rsidR="002E230F" w:rsidRDefault="002E230F" w:rsidP="002E230F">
      <w:pPr>
        <w:pStyle w:val="Heading5"/>
      </w:pPr>
      <w:proofErr w:type="gramStart"/>
      <w:r>
        <w:lastRenderedPageBreak/>
        <w:t>3.1.1.5.1</w:t>
      </w:r>
      <w:r w:rsidR="00443ACA">
        <w:t>:Receiving</w:t>
      </w:r>
      <w:proofErr w:type="gramEnd"/>
    </w:p>
    <w:p w14:paraId="24C11456" w14:textId="3E6E4848" w:rsidR="00443ACA" w:rsidRDefault="00443ACA" w:rsidP="00443ACA">
      <w:r w:rsidRPr="00443ACA">
        <w:rPr>
          <w:noProof/>
        </w:rPr>
        <w:drawing>
          <wp:inline distT="0" distB="0" distL="0" distR="0" wp14:anchorId="27D7B824" wp14:editId="773C5E0F">
            <wp:extent cx="4267796" cy="5734850"/>
            <wp:effectExtent l="0" t="0" r="0" b="0"/>
            <wp:docPr id="20880057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05765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3E60" w14:textId="395DBFCF" w:rsidR="005040AC" w:rsidRDefault="00A30186" w:rsidP="00443ACA">
      <w:pPr>
        <w:rPr>
          <w:b/>
          <w:bCs/>
        </w:rPr>
      </w:pPr>
      <w:proofErr w:type="spellStart"/>
      <w:r w:rsidRPr="00EB086F">
        <w:rPr>
          <w:b/>
          <w:bCs/>
        </w:rPr>
        <w:t>Mô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Tả</w:t>
      </w:r>
      <w:proofErr w:type="spellEnd"/>
      <w:r w:rsidRPr="00EB086F">
        <w:rPr>
          <w:b/>
          <w:bCs/>
        </w:rPr>
        <w:t>:</w:t>
      </w:r>
    </w:p>
    <w:p w14:paraId="79A38654" w14:textId="77777777" w:rsidR="00EB086F" w:rsidRPr="00EB086F" w:rsidRDefault="00EB086F" w:rsidP="00EB086F">
      <w:pPr>
        <w:rPr>
          <w:b/>
          <w:bCs/>
        </w:rPr>
      </w:pPr>
      <w:r w:rsidRPr="00EB086F">
        <w:rPr>
          <w:b/>
          <w:bCs/>
        </w:rPr>
        <w:t xml:space="preserve">1. Khu </w:t>
      </w:r>
      <w:proofErr w:type="spellStart"/>
      <w:r w:rsidRPr="00EB086F">
        <w:rPr>
          <w:b/>
          <w:bCs/>
        </w:rPr>
        <w:t>vực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Hành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động</w:t>
      </w:r>
      <w:proofErr w:type="spellEnd"/>
      <w:r w:rsidRPr="00EB086F">
        <w:rPr>
          <w:b/>
          <w:bCs/>
        </w:rPr>
        <w:t xml:space="preserve"> (Header Actions)</w:t>
      </w:r>
    </w:p>
    <w:p w14:paraId="1165489E" w14:textId="77777777" w:rsidR="00EB086F" w:rsidRPr="00EB086F" w:rsidRDefault="00EB086F" w:rsidP="00EB086F">
      <w:pPr>
        <w:numPr>
          <w:ilvl w:val="0"/>
          <w:numId w:val="51"/>
        </w:numPr>
        <w:rPr>
          <w:b/>
          <w:bCs/>
        </w:rPr>
      </w:pPr>
      <w:proofErr w:type="spellStart"/>
      <w:r w:rsidRPr="00EB086F">
        <w:rPr>
          <w:b/>
          <w:bCs/>
        </w:rPr>
        <w:t>Góc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trên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bên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phải</w:t>
      </w:r>
      <w:proofErr w:type="spellEnd"/>
      <w:r w:rsidRPr="00EB086F">
        <w:rPr>
          <w:b/>
          <w:bCs/>
        </w:rPr>
        <w:t xml:space="preserve">: </w:t>
      </w:r>
      <w:proofErr w:type="spellStart"/>
      <w:r w:rsidRPr="00EB086F">
        <w:rPr>
          <w:b/>
          <w:bCs/>
        </w:rPr>
        <w:t>Có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một</w:t>
      </w:r>
      <w:proofErr w:type="spellEnd"/>
      <w:r w:rsidRPr="00EB086F">
        <w:rPr>
          <w:b/>
          <w:bCs/>
        </w:rPr>
        <w:t xml:space="preserve"> ô </w:t>
      </w:r>
      <w:proofErr w:type="spellStart"/>
      <w:r w:rsidRPr="00EB086F">
        <w:rPr>
          <w:b/>
          <w:bCs/>
        </w:rPr>
        <w:t>vuông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nhỏ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với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nhãn</w:t>
      </w:r>
      <w:proofErr w:type="spellEnd"/>
      <w:r w:rsidRPr="00EB086F">
        <w:rPr>
          <w:b/>
          <w:bCs/>
        </w:rPr>
        <w:t xml:space="preserve"> "</w:t>
      </w:r>
      <w:proofErr w:type="spellStart"/>
      <w:r w:rsidRPr="00EB086F">
        <w:rPr>
          <w:b/>
          <w:bCs/>
        </w:rPr>
        <w:t>Quét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qr</w:t>
      </w:r>
      <w:proofErr w:type="spellEnd"/>
      <w:r w:rsidRPr="00EB086F">
        <w:rPr>
          <w:b/>
          <w:bCs/>
        </w:rPr>
        <w:t>" (</w:t>
      </w:r>
      <w:proofErr w:type="spellStart"/>
      <w:r w:rsidRPr="00EB086F">
        <w:rPr>
          <w:b/>
          <w:bCs/>
        </w:rPr>
        <w:t>Quét</w:t>
      </w:r>
      <w:proofErr w:type="spellEnd"/>
      <w:r w:rsidRPr="00EB086F">
        <w:rPr>
          <w:b/>
          <w:bCs/>
        </w:rPr>
        <w:t xml:space="preserve"> QR). </w:t>
      </w:r>
      <w:proofErr w:type="spellStart"/>
      <w:r w:rsidRPr="00EB086F">
        <w:rPr>
          <w:b/>
          <w:bCs/>
        </w:rPr>
        <w:t>Đây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là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một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nút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bấm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để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kích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hoạt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chức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năng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quét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mã</w:t>
      </w:r>
      <w:proofErr w:type="spellEnd"/>
      <w:r w:rsidRPr="00EB086F">
        <w:rPr>
          <w:b/>
          <w:bCs/>
        </w:rPr>
        <w:t xml:space="preserve"> QR.</w:t>
      </w:r>
    </w:p>
    <w:p w14:paraId="759F91DD" w14:textId="77777777" w:rsidR="00EB086F" w:rsidRPr="00EB086F" w:rsidRDefault="00EB086F" w:rsidP="00EB086F">
      <w:pPr>
        <w:rPr>
          <w:b/>
          <w:bCs/>
        </w:rPr>
      </w:pPr>
      <w:r w:rsidRPr="00EB086F">
        <w:rPr>
          <w:b/>
          <w:bCs/>
        </w:rPr>
        <w:t xml:space="preserve">2. Khu </w:t>
      </w:r>
      <w:proofErr w:type="spellStart"/>
      <w:r w:rsidRPr="00EB086F">
        <w:rPr>
          <w:b/>
          <w:bCs/>
        </w:rPr>
        <w:t>vực</w:t>
      </w:r>
      <w:proofErr w:type="spellEnd"/>
      <w:r w:rsidRPr="00EB086F">
        <w:rPr>
          <w:b/>
          <w:bCs/>
        </w:rPr>
        <w:t xml:space="preserve"> Thông tin (Information Area)</w:t>
      </w:r>
    </w:p>
    <w:p w14:paraId="05ABBB88" w14:textId="77777777" w:rsidR="00EB086F" w:rsidRPr="00EB086F" w:rsidRDefault="00EB086F" w:rsidP="00EB086F">
      <w:pPr>
        <w:numPr>
          <w:ilvl w:val="0"/>
          <w:numId w:val="52"/>
        </w:numPr>
        <w:rPr>
          <w:b/>
          <w:bCs/>
        </w:rPr>
      </w:pPr>
      <w:proofErr w:type="spellStart"/>
      <w:r w:rsidRPr="00EB086F">
        <w:rPr>
          <w:b/>
          <w:bCs/>
        </w:rPr>
        <w:t>Góc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trên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bên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trái</w:t>
      </w:r>
      <w:proofErr w:type="spellEnd"/>
      <w:r w:rsidRPr="00EB086F">
        <w:rPr>
          <w:b/>
          <w:bCs/>
        </w:rPr>
        <w:t xml:space="preserve">: </w:t>
      </w:r>
      <w:proofErr w:type="spellStart"/>
      <w:r w:rsidRPr="00EB086F">
        <w:rPr>
          <w:b/>
          <w:bCs/>
        </w:rPr>
        <w:t>Có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một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khối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hình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chữ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nhật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lớn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với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nhãn</w:t>
      </w:r>
      <w:proofErr w:type="spellEnd"/>
      <w:r w:rsidRPr="00EB086F">
        <w:rPr>
          <w:b/>
          <w:bCs/>
        </w:rPr>
        <w:t xml:space="preserve"> "</w:t>
      </w:r>
      <w:proofErr w:type="spellStart"/>
      <w:r w:rsidRPr="00EB086F">
        <w:rPr>
          <w:b/>
          <w:bCs/>
        </w:rPr>
        <w:t>Infomation</w:t>
      </w:r>
      <w:proofErr w:type="spellEnd"/>
      <w:r w:rsidRPr="00EB086F">
        <w:rPr>
          <w:b/>
          <w:bCs/>
        </w:rPr>
        <w:t xml:space="preserve"> SKU and </w:t>
      </w:r>
      <w:proofErr w:type="spellStart"/>
      <w:proofErr w:type="gramStart"/>
      <w:r w:rsidRPr="00EB086F">
        <w:rPr>
          <w:b/>
          <w:bCs/>
        </w:rPr>
        <w:t>Quatity</w:t>
      </w:r>
      <w:proofErr w:type="spellEnd"/>
      <w:r w:rsidRPr="00EB086F">
        <w:rPr>
          <w:b/>
          <w:bCs/>
        </w:rPr>
        <w:t>(</w:t>
      </w:r>
      <w:proofErr w:type="gramEnd"/>
      <w:r w:rsidRPr="00EB086F">
        <w:rPr>
          <w:b/>
          <w:bCs/>
        </w:rPr>
        <w:t>pop up)".</w:t>
      </w:r>
    </w:p>
    <w:p w14:paraId="284607C8" w14:textId="77777777" w:rsidR="00EB086F" w:rsidRPr="00EB086F" w:rsidRDefault="00EB086F" w:rsidP="00EB086F">
      <w:pPr>
        <w:numPr>
          <w:ilvl w:val="0"/>
          <w:numId w:val="52"/>
        </w:numPr>
        <w:rPr>
          <w:b/>
          <w:bCs/>
        </w:rPr>
      </w:pPr>
      <w:proofErr w:type="spellStart"/>
      <w:r w:rsidRPr="00EB086F">
        <w:rPr>
          <w:b/>
          <w:bCs/>
        </w:rPr>
        <w:lastRenderedPageBreak/>
        <w:t>Đây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là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vị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trí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giữ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chỗ</w:t>
      </w:r>
      <w:proofErr w:type="spellEnd"/>
      <w:r w:rsidRPr="00EB086F">
        <w:rPr>
          <w:b/>
          <w:bCs/>
        </w:rPr>
        <w:t xml:space="preserve"> (placeholder) </w:t>
      </w:r>
      <w:proofErr w:type="spellStart"/>
      <w:r w:rsidRPr="00EB086F">
        <w:rPr>
          <w:b/>
          <w:bCs/>
        </w:rPr>
        <w:t>cho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một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cửa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sổ</w:t>
      </w:r>
      <w:proofErr w:type="spellEnd"/>
      <w:r w:rsidRPr="00EB086F">
        <w:rPr>
          <w:b/>
          <w:bCs/>
        </w:rPr>
        <w:t xml:space="preserve"> (pop-up) </w:t>
      </w:r>
      <w:proofErr w:type="spellStart"/>
      <w:r w:rsidRPr="00EB086F">
        <w:rPr>
          <w:b/>
          <w:bCs/>
        </w:rPr>
        <w:t>hoặc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một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khu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vực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hiển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thị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thông</w:t>
      </w:r>
      <w:proofErr w:type="spellEnd"/>
      <w:r w:rsidRPr="00EB086F">
        <w:rPr>
          <w:b/>
          <w:bCs/>
        </w:rPr>
        <w:t xml:space="preserve"> tin chi </w:t>
      </w:r>
      <w:proofErr w:type="spellStart"/>
      <w:r w:rsidRPr="00EB086F">
        <w:rPr>
          <w:b/>
          <w:bCs/>
        </w:rPr>
        <w:t>tiết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về</w:t>
      </w:r>
      <w:proofErr w:type="spellEnd"/>
      <w:r w:rsidRPr="00EB086F">
        <w:rPr>
          <w:b/>
          <w:bCs/>
        </w:rPr>
        <w:t xml:space="preserve"> SKU (</w:t>
      </w:r>
      <w:proofErr w:type="spellStart"/>
      <w:r w:rsidRPr="00EB086F">
        <w:rPr>
          <w:b/>
          <w:bCs/>
        </w:rPr>
        <w:t>sản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phẩm</w:t>
      </w:r>
      <w:proofErr w:type="spellEnd"/>
      <w:r w:rsidRPr="00EB086F">
        <w:rPr>
          <w:b/>
          <w:bCs/>
        </w:rPr>
        <w:t xml:space="preserve">) </w:t>
      </w:r>
      <w:proofErr w:type="spellStart"/>
      <w:r w:rsidRPr="00EB086F">
        <w:rPr>
          <w:b/>
          <w:bCs/>
        </w:rPr>
        <w:t>và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Số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lượng</w:t>
      </w:r>
      <w:proofErr w:type="spellEnd"/>
      <w:r w:rsidRPr="00EB086F">
        <w:rPr>
          <w:b/>
          <w:bCs/>
        </w:rPr>
        <w:t>.</w:t>
      </w:r>
    </w:p>
    <w:p w14:paraId="21A5400D" w14:textId="77777777" w:rsidR="00EB086F" w:rsidRPr="00EB086F" w:rsidRDefault="00EB086F" w:rsidP="00EB086F">
      <w:pPr>
        <w:rPr>
          <w:b/>
          <w:bCs/>
        </w:rPr>
      </w:pPr>
      <w:r w:rsidRPr="00EB086F">
        <w:rPr>
          <w:b/>
          <w:bCs/>
        </w:rPr>
        <w:t xml:space="preserve">3. Các Trường </w:t>
      </w:r>
      <w:proofErr w:type="spellStart"/>
      <w:r w:rsidRPr="00EB086F">
        <w:rPr>
          <w:b/>
          <w:bCs/>
        </w:rPr>
        <w:t>Nhập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liệu</w:t>
      </w:r>
      <w:proofErr w:type="spellEnd"/>
      <w:r w:rsidRPr="00EB086F">
        <w:rPr>
          <w:b/>
          <w:bCs/>
        </w:rPr>
        <w:t xml:space="preserve"> (Input Fields)</w:t>
      </w:r>
    </w:p>
    <w:p w14:paraId="5B96F5A2" w14:textId="77777777" w:rsidR="00EB086F" w:rsidRPr="00EB086F" w:rsidRDefault="00EB086F" w:rsidP="00EB086F">
      <w:pPr>
        <w:rPr>
          <w:b/>
          <w:bCs/>
        </w:rPr>
      </w:pPr>
      <w:proofErr w:type="spellStart"/>
      <w:r w:rsidRPr="00EB086F">
        <w:rPr>
          <w:b/>
          <w:bCs/>
        </w:rPr>
        <w:t>Nằm</w:t>
      </w:r>
      <w:proofErr w:type="spellEnd"/>
      <w:r w:rsidRPr="00EB086F">
        <w:rPr>
          <w:b/>
          <w:bCs/>
        </w:rPr>
        <w:t xml:space="preserve"> ở </w:t>
      </w:r>
      <w:proofErr w:type="spellStart"/>
      <w:r w:rsidRPr="00EB086F">
        <w:rPr>
          <w:b/>
          <w:bCs/>
        </w:rPr>
        <w:t>trung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tâm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màn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hình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là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hai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trường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nhập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liệu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được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xếp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chồng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lên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nhau</w:t>
      </w:r>
      <w:proofErr w:type="spellEnd"/>
      <w:r w:rsidRPr="00EB086F">
        <w:rPr>
          <w:b/>
          <w:bCs/>
        </w:rPr>
        <w:t>:</w:t>
      </w:r>
    </w:p>
    <w:p w14:paraId="495A298F" w14:textId="77777777" w:rsidR="00EB086F" w:rsidRPr="00EB086F" w:rsidRDefault="00EB086F" w:rsidP="00EB086F">
      <w:pPr>
        <w:numPr>
          <w:ilvl w:val="0"/>
          <w:numId w:val="53"/>
        </w:numPr>
        <w:rPr>
          <w:b/>
          <w:bCs/>
        </w:rPr>
      </w:pPr>
      <w:r w:rsidRPr="00EB086F">
        <w:rPr>
          <w:b/>
          <w:bCs/>
        </w:rPr>
        <w:t>Trường 1 (</w:t>
      </w:r>
      <w:proofErr w:type="spellStart"/>
      <w:r w:rsidRPr="00EB086F">
        <w:rPr>
          <w:b/>
          <w:bCs/>
        </w:rPr>
        <w:t>Trên</w:t>
      </w:r>
      <w:proofErr w:type="spellEnd"/>
      <w:r w:rsidRPr="00EB086F">
        <w:rPr>
          <w:b/>
          <w:bCs/>
        </w:rPr>
        <w:t>): "Quantity"</w:t>
      </w:r>
    </w:p>
    <w:p w14:paraId="22F92765" w14:textId="77777777" w:rsidR="00EB086F" w:rsidRPr="00EB086F" w:rsidRDefault="00EB086F" w:rsidP="00EB086F">
      <w:pPr>
        <w:numPr>
          <w:ilvl w:val="1"/>
          <w:numId w:val="53"/>
        </w:numPr>
        <w:rPr>
          <w:b/>
          <w:bCs/>
        </w:rPr>
      </w:pPr>
      <w:proofErr w:type="spellStart"/>
      <w:r w:rsidRPr="00EB086F">
        <w:rPr>
          <w:b/>
          <w:bCs/>
        </w:rPr>
        <w:t>Đây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là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trường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để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người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dùng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nhập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vào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Số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lượng</w:t>
      </w:r>
      <w:proofErr w:type="spellEnd"/>
      <w:r w:rsidRPr="00EB086F">
        <w:rPr>
          <w:b/>
          <w:bCs/>
        </w:rPr>
        <w:t>.</w:t>
      </w:r>
    </w:p>
    <w:p w14:paraId="4B691C5E" w14:textId="77777777" w:rsidR="00EB086F" w:rsidRPr="00EB086F" w:rsidRDefault="00EB086F" w:rsidP="00EB086F">
      <w:pPr>
        <w:numPr>
          <w:ilvl w:val="0"/>
          <w:numId w:val="53"/>
        </w:numPr>
        <w:rPr>
          <w:b/>
          <w:bCs/>
        </w:rPr>
      </w:pPr>
      <w:r w:rsidRPr="00EB086F">
        <w:rPr>
          <w:b/>
          <w:bCs/>
        </w:rPr>
        <w:t>Trường 2 (</w:t>
      </w:r>
      <w:proofErr w:type="spellStart"/>
      <w:r w:rsidRPr="00EB086F">
        <w:rPr>
          <w:b/>
          <w:bCs/>
        </w:rPr>
        <w:t>Dưới</w:t>
      </w:r>
      <w:proofErr w:type="spellEnd"/>
      <w:r w:rsidRPr="00EB086F">
        <w:rPr>
          <w:b/>
          <w:bCs/>
        </w:rPr>
        <w:t>): "EX"</w:t>
      </w:r>
    </w:p>
    <w:p w14:paraId="1A72115A" w14:textId="77777777" w:rsidR="00EB086F" w:rsidRPr="00EB086F" w:rsidRDefault="00EB086F" w:rsidP="00EB086F">
      <w:pPr>
        <w:numPr>
          <w:ilvl w:val="1"/>
          <w:numId w:val="53"/>
        </w:numPr>
        <w:rPr>
          <w:b/>
          <w:bCs/>
        </w:rPr>
      </w:pPr>
      <w:proofErr w:type="spellStart"/>
      <w:r w:rsidRPr="00EB086F">
        <w:rPr>
          <w:b/>
          <w:bCs/>
        </w:rPr>
        <w:t>Đây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là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một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trường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nhập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liệu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khác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có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nhãn</w:t>
      </w:r>
      <w:proofErr w:type="spellEnd"/>
      <w:r w:rsidRPr="00EB086F">
        <w:rPr>
          <w:b/>
          <w:bCs/>
        </w:rPr>
        <w:t xml:space="preserve"> "EX". (Trong </w:t>
      </w:r>
      <w:proofErr w:type="spellStart"/>
      <w:r w:rsidRPr="00EB086F">
        <w:rPr>
          <w:b/>
          <w:bCs/>
        </w:rPr>
        <w:t>bối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cảnh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kho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hàng</w:t>
      </w:r>
      <w:proofErr w:type="spellEnd"/>
      <w:r w:rsidRPr="00EB086F">
        <w:rPr>
          <w:b/>
          <w:bCs/>
        </w:rPr>
        <w:t xml:space="preserve">, </w:t>
      </w:r>
      <w:proofErr w:type="spellStart"/>
      <w:r w:rsidRPr="00EB086F">
        <w:rPr>
          <w:b/>
          <w:bCs/>
        </w:rPr>
        <w:t>đây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có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thể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là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viết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tắt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của</w:t>
      </w:r>
      <w:proofErr w:type="spellEnd"/>
      <w:r w:rsidRPr="00EB086F">
        <w:rPr>
          <w:b/>
          <w:bCs/>
        </w:rPr>
        <w:t xml:space="preserve"> "Expiry Date" - </w:t>
      </w:r>
      <w:proofErr w:type="spellStart"/>
      <w:r w:rsidRPr="00EB086F">
        <w:rPr>
          <w:b/>
          <w:bCs/>
        </w:rPr>
        <w:t>Hạn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sử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dụng</w:t>
      </w:r>
      <w:proofErr w:type="spellEnd"/>
      <w:r w:rsidRPr="00EB086F">
        <w:rPr>
          <w:b/>
          <w:bCs/>
        </w:rPr>
        <w:t xml:space="preserve">, </w:t>
      </w:r>
      <w:proofErr w:type="spellStart"/>
      <w:r w:rsidRPr="00EB086F">
        <w:rPr>
          <w:b/>
          <w:bCs/>
        </w:rPr>
        <w:t>hoặc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một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mã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tham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chiếu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bên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ngoài</w:t>
      </w:r>
      <w:proofErr w:type="spellEnd"/>
      <w:r w:rsidRPr="00EB086F">
        <w:rPr>
          <w:b/>
          <w:bCs/>
        </w:rPr>
        <w:t xml:space="preserve"> - External).</w:t>
      </w:r>
    </w:p>
    <w:p w14:paraId="25105CF3" w14:textId="77777777" w:rsidR="00EB086F" w:rsidRPr="00EB086F" w:rsidRDefault="00EB086F" w:rsidP="00EB086F">
      <w:pPr>
        <w:rPr>
          <w:b/>
          <w:bCs/>
        </w:rPr>
      </w:pPr>
      <w:r w:rsidRPr="00EB086F">
        <w:rPr>
          <w:b/>
          <w:bCs/>
        </w:rPr>
        <w:t xml:space="preserve">4. </w:t>
      </w:r>
      <w:proofErr w:type="spellStart"/>
      <w:r w:rsidRPr="00EB086F">
        <w:rPr>
          <w:b/>
          <w:bCs/>
        </w:rPr>
        <w:t>Nút</w:t>
      </w:r>
      <w:proofErr w:type="spellEnd"/>
      <w:r w:rsidRPr="00EB086F">
        <w:rPr>
          <w:b/>
          <w:bCs/>
        </w:rPr>
        <w:t xml:space="preserve"> Hoàn </w:t>
      </w:r>
      <w:proofErr w:type="spellStart"/>
      <w:r w:rsidRPr="00EB086F">
        <w:rPr>
          <w:b/>
          <w:bCs/>
        </w:rPr>
        <w:t>thành</w:t>
      </w:r>
      <w:proofErr w:type="spellEnd"/>
      <w:r w:rsidRPr="00EB086F">
        <w:rPr>
          <w:b/>
          <w:bCs/>
        </w:rPr>
        <w:t xml:space="preserve"> (Footer Action)</w:t>
      </w:r>
    </w:p>
    <w:p w14:paraId="7FCA930A" w14:textId="77777777" w:rsidR="00EB086F" w:rsidRPr="00EB086F" w:rsidRDefault="00EB086F" w:rsidP="00EB086F">
      <w:pPr>
        <w:numPr>
          <w:ilvl w:val="0"/>
          <w:numId w:val="54"/>
        </w:numPr>
        <w:rPr>
          <w:b/>
          <w:bCs/>
        </w:rPr>
      </w:pPr>
      <w:proofErr w:type="spellStart"/>
      <w:r w:rsidRPr="00EB086F">
        <w:rPr>
          <w:b/>
          <w:bCs/>
        </w:rPr>
        <w:t>Phía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dưới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màn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hình</w:t>
      </w:r>
      <w:proofErr w:type="spellEnd"/>
      <w:r w:rsidRPr="00EB086F">
        <w:rPr>
          <w:b/>
          <w:bCs/>
        </w:rPr>
        <w:t xml:space="preserve">: </w:t>
      </w:r>
      <w:proofErr w:type="spellStart"/>
      <w:r w:rsidRPr="00EB086F">
        <w:rPr>
          <w:b/>
          <w:bCs/>
        </w:rPr>
        <w:t>Có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một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khối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hình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chữ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nhật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với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nhãn</w:t>
      </w:r>
      <w:proofErr w:type="spellEnd"/>
      <w:r w:rsidRPr="00EB086F">
        <w:rPr>
          <w:b/>
          <w:bCs/>
        </w:rPr>
        <w:t xml:space="preserve"> "finish" (Hoàn </w:t>
      </w:r>
      <w:proofErr w:type="spellStart"/>
      <w:r w:rsidRPr="00EB086F">
        <w:rPr>
          <w:b/>
          <w:bCs/>
        </w:rPr>
        <w:t>thành</w:t>
      </w:r>
      <w:proofErr w:type="spellEnd"/>
      <w:r w:rsidRPr="00EB086F">
        <w:rPr>
          <w:b/>
          <w:bCs/>
        </w:rPr>
        <w:t>).</w:t>
      </w:r>
    </w:p>
    <w:p w14:paraId="1977F2C0" w14:textId="77777777" w:rsidR="00EB086F" w:rsidRPr="00EB086F" w:rsidRDefault="00EB086F" w:rsidP="00EB086F">
      <w:pPr>
        <w:numPr>
          <w:ilvl w:val="0"/>
          <w:numId w:val="54"/>
        </w:numPr>
        <w:rPr>
          <w:b/>
          <w:bCs/>
        </w:rPr>
      </w:pPr>
      <w:proofErr w:type="spellStart"/>
      <w:r w:rsidRPr="00EB086F">
        <w:rPr>
          <w:b/>
          <w:bCs/>
        </w:rPr>
        <w:t>Đây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là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nút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bấm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chính</w:t>
      </w:r>
      <w:proofErr w:type="spellEnd"/>
      <w:r w:rsidRPr="00EB086F">
        <w:rPr>
          <w:b/>
          <w:bCs/>
        </w:rPr>
        <w:t xml:space="preserve"> (Call-to-Action) </w:t>
      </w:r>
      <w:proofErr w:type="spellStart"/>
      <w:r w:rsidRPr="00EB086F">
        <w:rPr>
          <w:b/>
          <w:bCs/>
        </w:rPr>
        <w:t>để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người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dùng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xác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nhận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và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hoàn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tất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tác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vụ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sau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khi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đã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nhập</w:t>
      </w:r>
      <w:proofErr w:type="spellEnd"/>
      <w:r w:rsidRPr="00EB086F">
        <w:rPr>
          <w:b/>
          <w:bCs/>
        </w:rPr>
        <w:t xml:space="preserve"> </w:t>
      </w:r>
      <w:proofErr w:type="spellStart"/>
      <w:r w:rsidRPr="00EB086F">
        <w:rPr>
          <w:b/>
          <w:bCs/>
        </w:rPr>
        <w:t>liệu</w:t>
      </w:r>
      <w:proofErr w:type="spellEnd"/>
      <w:r w:rsidRPr="00EB086F">
        <w:rPr>
          <w:b/>
          <w:bCs/>
        </w:rPr>
        <w:t>.</w:t>
      </w:r>
    </w:p>
    <w:p w14:paraId="455735BB" w14:textId="77777777" w:rsidR="00EB086F" w:rsidRPr="00EB086F" w:rsidRDefault="00EB086F" w:rsidP="00443ACA">
      <w:pPr>
        <w:rPr>
          <w:b/>
          <w:bCs/>
        </w:rPr>
      </w:pPr>
    </w:p>
    <w:p w14:paraId="3FEF9D35" w14:textId="77777777" w:rsidR="00A30186" w:rsidRPr="00443ACA" w:rsidRDefault="00A30186" w:rsidP="00443ACA"/>
    <w:p w14:paraId="272934C4" w14:textId="77777777" w:rsidR="002E230F" w:rsidRPr="002E230F" w:rsidRDefault="002E230F" w:rsidP="002E230F">
      <w:pPr>
        <w:rPr>
          <w:b/>
          <w:bCs/>
        </w:rPr>
      </w:pPr>
    </w:p>
    <w:p w14:paraId="2BFF2EBE" w14:textId="0AF5E18C" w:rsidR="00443ACA" w:rsidRDefault="00443ACA" w:rsidP="00443ACA">
      <w:pPr>
        <w:pStyle w:val="Heading5"/>
      </w:pPr>
      <w:proofErr w:type="gramStart"/>
      <w:r>
        <w:lastRenderedPageBreak/>
        <w:t>3.1.1.5.2:PutaWay</w:t>
      </w:r>
      <w:proofErr w:type="gramEnd"/>
    </w:p>
    <w:p w14:paraId="423463CC" w14:textId="4AD86CC6" w:rsidR="00443ACA" w:rsidRDefault="00443ACA" w:rsidP="00443ACA">
      <w:r w:rsidRPr="00443ACA">
        <w:rPr>
          <w:noProof/>
        </w:rPr>
        <w:drawing>
          <wp:inline distT="0" distB="0" distL="0" distR="0" wp14:anchorId="6BD1B4E1" wp14:editId="2D3FFC82">
            <wp:extent cx="4515480" cy="6068272"/>
            <wp:effectExtent l="0" t="0" r="0" b="8890"/>
            <wp:docPr id="5597309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30988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9FB0" w14:textId="1F8344C0" w:rsidR="000D55C2" w:rsidRDefault="000D55C2" w:rsidP="00443ACA">
      <w:pPr>
        <w:rPr>
          <w:b/>
          <w:bCs/>
        </w:rPr>
      </w:pPr>
      <w:proofErr w:type="spellStart"/>
      <w:r w:rsidRPr="000D55C2">
        <w:rPr>
          <w:b/>
          <w:bCs/>
        </w:rPr>
        <w:t>Mô</w:t>
      </w:r>
      <w:proofErr w:type="spellEnd"/>
      <w:r w:rsidRPr="000D55C2">
        <w:rPr>
          <w:b/>
          <w:bCs/>
        </w:rPr>
        <w:t xml:space="preserve"> </w:t>
      </w:r>
      <w:proofErr w:type="spellStart"/>
      <w:r w:rsidRPr="000D55C2">
        <w:rPr>
          <w:b/>
          <w:bCs/>
        </w:rPr>
        <w:t>Tả</w:t>
      </w:r>
      <w:proofErr w:type="spellEnd"/>
      <w:r w:rsidRPr="000D55C2">
        <w:rPr>
          <w:b/>
          <w:bCs/>
        </w:rPr>
        <w:t>:</w:t>
      </w:r>
    </w:p>
    <w:p w14:paraId="42BF78F0" w14:textId="77777777" w:rsidR="00BF7717" w:rsidRPr="00BF7717" w:rsidRDefault="00BF7717" w:rsidP="00BF7717">
      <w:pPr>
        <w:rPr>
          <w:b/>
          <w:bCs/>
        </w:rPr>
      </w:pPr>
      <w:r w:rsidRPr="00BF7717">
        <w:rPr>
          <w:b/>
          <w:bCs/>
        </w:rPr>
        <w:t xml:space="preserve">1. Khu </w:t>
      </w:r>
      <w:proofErr w:type="spellStart"/>
      <w:r w:rsidRPr="00BF7717">
        <w:rPr>
          <w:b/>
          <w:bCs/>
        </w:rPr>
        <w:t>vực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Hành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động</w:t>
      </w:r>
      <w:proofErr w:type="spellEnd"/>
      <w:r w:rsidRPr="00BF7717">
        <w:rPr>
          <w:b/>
          <w:bCs/>
        </w:rPr>
        <w:t xml:space="preserve"> (Action Area)</w:t>
      </w:r>
    </w:p>
    <w:p w14:paraId="468F66EE" w14:textId="77777777" w:rsidR="00BF7717" w:rsidRPr="00BF7717" w:rsidRDefault="00BF7717" w:rsidP="00BF7717">
      <w:pPr>
        <w:numPr>
          <w:ilvl w:val="0"/>
          <w:numId w:val="49"/>
        </w:numPr>
        <w:rPr>
          <w:b/>
          <w:bCs/>
        </w:rPr>
      </w:pPr>
      <w:proofErr w:type="spellStart"/>
      <w:r w:rsidRPr="00BF7717">
        <w:rPr>
          <w:b/>
          <w:bCs/>
        </w:rPr>
        <w:t>Góc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trên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bên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phải</w:t>
      </w:r>
      <w:proofErr w:type="spellEnd"/>
      <w:r w:rsidRPr="00BF7717">
        <w:rPr>
          <w:b/>
          <w:bCs/>
        </w:rPr>
        <w:t xml:space="preserve">: </w:t>
      </w:r>
      <w:proofErr w:type="spellStart"/>
      <w:r w:rsidRPr="00BF7717">
        <w:rPr>
          <w:b/>
          <w:bCs/>
        </w:rPr>
        <w:t>Có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một</w:t>
      </w:r>
      <w:proofErr w:type="spellEnd"/>
      <w:r w:rsidRPr="00BF7717">
        <w:rPr>
          <w:b/>
          <w:bCs/>
        </w:rPr>
        <w:t xml:space="preserve"> ô </w:t>
      </w:r>
      <w:proofErr w:type="spellStart"/>
      <w:r w:rsidRPr="00BF7717">
        <w:rPr>
          <w:b/>
          <w:bCs/>
        </w:rPr>
        <w:t>vuông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nhỏ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với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nhãn</w:t>
      </w:r>
      <w:proofErr w:type="spellEnd"/>
      <w:r w:rsidRPr="00BF7717">
        <w:rPr>
          <w:b/>
          <w:bCs/>
        </w:rPr>
        <w:t xml:space="preserve"> "</w:t>
      </w:r>
      <w:proofErr w:type="spellStart"/>
      <w:r w:rsidRPr="00BF7717">
        <w:rPr>
          <w:b/>
          <w:bCs/>
        </w:rPr>
        <w:t>Quét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qr</w:t>
      </w:r>
      <w:proofErr w:type="spellEnd"/>
      <w:r w:rsidRPr="00BF7717">
        <w:rPr>
          <w:b/>
          <w:bCs/>
        </w:rPr>
        <w:t>" (</w:t>
      </w:r>
      <w:proofErr w:type="spellStart"/>
      <w:r w:rsidRPr="00BF7717">
        <w:rPr>
          <w:b/>
          <w:bCs/>
        </w:rPr>
        <w:t>Quét</w:t>
      </w:r>
      <w:proofErr w:type="spellEnd"/>
      <w:r w:rsidRPr="00BF7717">
        <w:rPr>
          <w:b/>
          <w:bCs/>
        </w:rPr>
        <w:t xml:space="preserve"> QR).</w:t>
      </w:r>
    </w:p>
    <w:p w14:paraId="066C86D7" w14:textId="77777777" w:rsidR="00BF7717" w:rsidRPr="00BF7717" w:rsidRDefault="00BF7717" w:rsidP="00BF7717">
      <w:pPr>
        <w:numPr>
          <w:ilvl w:val="0"/>
          <w:numId w:val="49"/>
        </w:numPr>
        <w:rPr>
          <w:b/>
          <w:bCs/>
        </w:rPr>
      </w:pPr>
      <w:proofErr w:type="spellStart"/>
      <w:r w:rsidRPr="00BF7717">
        <w:rPr>
          <w:b/>
          <w:bCs/>
        </w:rPr>
        <w:t>Đây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là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một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nút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bấm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hoặc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một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biểu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tượng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giữ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chỗ</w:t>
      </w:r>
      <w:proofErr w:type="spellEnd"/>
      <w:r w:rsidRPr="00BF7717">
        <w:rPr>
          <w:b/>
          <w:bCs/>
        </w:rPr>
        <w:t xml:space="preserve"> (placeholder) </w:t>
      </w:r>
      <w:proofErr w:type="spellStart"/>
      <w:r w:rsidRPr="00BF7717">
        <w:rPr>
          <w:b/>
          <w:bCs/>
        </w:rPr>
        <w:t>cho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chức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năng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quét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mã</w:t>
      </w:r>
      <w:proofErr w:type="spellEnd"/>
      <w:r w:rsidRPr="00BF7717">
        <w:rPr>
          <w:b/>
          <w:bCs/>
        </w:rPr>
        <w:t xml:space="preserve"> QR.</w:t>
      </w:r>
    </w:p>
    <w:p w14:paraId="0C7D996F" w14:textId="77777777" w:rsidR="00BF7717" w:rsidRPr="00BF7717" w:rsidRDefault="00BF7717" w:rsidP="00BF7717">
      <w:pPr>
        <w:rPr>
          <w:b/>
          <w:bCs/>
        </w:rPr>
      </w:pPr>
      <w:r w:rsidRPr="00BF7717">
        <w:rPr>
          <w:b/>
          <w:bCs/>
        </w:rPr>
        <w:t xml:space="preserve">2. Khu </w:t>
      </w:r>
      <w:proofErr w:type="spellStart"/>
      <w:r w:rsidRPr="00BF7717">
        <w:rPr>
          <w:b/>
          <w:bCs/>
        </w:rPr>
        <w:t>vực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Nội</w:t>
      </w:r>
      <w:proofErr w:type="spellEnd"/>
      <w:r w:rsidRPr="00BF7717">
        <w:rPr>
          <w:b/>
          <w:bCs/>
        </w:rPr>
        <w:t xml:space="preserve"> dung </w:t>
      </w:r>
      <w:proofErr w:type="spellStart"/>
      <w:r w:rsidRPr="00BF7717">
        <w:rPr>
          <w:b/>
          <w:bCs/>
        </w:rPr>
        <w:t>chính</w:t>
      </w:r>
      <w:proofErr w:type="spellEnd"/>
      <w:r w:rsidRPr="00BF7717">
        <w:rPr>
          <w:b/>
          <w:bCs/>
        </w:rPr>
        <w:t xml:space="preserve"> (Main Content Area)</w:t>
      </w:r>
    </w:p>
    <w:p w14:paraId="4973FB0F" w14:textId="77777777" w:rsidR="00BF7717" w:rsidRPr="00BF7717" w:rsidRDefault="00BF7717" w:rsidP="00BF7717">
      <w:pPr>
        <w:numPr>
          <w:ilvl w:val="0"/>
          <w:numId w:val="50"/>
        </w:numPr>
        <w:rPr>
          <w:b/>
          <w:bCs/>
        </w:rPr>
      </w:pPr>
      <w:r w:rsidRPr="00BF7717">
        <w:rPr>
          <w:b/>
          <w:bCs/>
        </w:rPr>
        <w:lastRenderedPageBreak/>
        <w:t xml:space="preserve">Trung </w:t>
      </w:r>
      <w:proofErr w:type="spellStart"/>
      <w:r w:rsidRPr="00BF7717">
        <w:rPr>
          <w:b/>
          <w:bCs/>
        </w:rPr>
        <w:t>tâm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màn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hình</w:t>
      </w:r>
      <w:proofErr w:type="spellEnd"/>
      <w:r w:rsidRPr="00BF7717">
        <w:rPr>
          <w:b/>
          <w:bCs/>
        </w:rPr>
        <w:t xml:space="preserve">: </w:t>
      </w:r>
      <w:proofErr w:type="spellStart"/>
      <w:r w:rsidRPr="00BF7717">
        <w:rPr>
          <w:b/>
          <w:bCs/>
        </w:rPr>
        <w:t>Có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một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khối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hình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chữ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nhật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lớn</w:t>
      </w:r>
      <w:proofErr w:type="spellEnd"/>
      <w:r w:rsidRPr="00BF7717">
        <w:rPr>
          <w:b/>
          <w:bCs/>
        </w:rPr>
        <w:t xml:space="preserve">, </w:t>
      </w:r>
      <w:proofErr w:type="spellStart"/>
      <w:r w:rsidRPr="00BF7717">
        <w:rPr>
          <w:b/>
          <w:bCs/>
        </w:rPr>
        <w:t>bên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trong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là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một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khối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nhỏ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hơn</w:t>
      </w:r>
      <w:proofErr w:type="spellEnd"/>
      <w:r w:rsidRPr="00BF7717">
        <w:rPr>
          <w:b/>
          <w:bCs/>
        </w:rPr>
        <w:t>.</w:t>
      </w:r>
    </w:p>
    <w:p w14:paraId="01735016" w14:textId="77777777" w:rsidR="00BF7717" w:rsidRPr="00BF7717" w:rsidRDefault="00BF7717" w:rsidP="00BF7717">
      <w:pPr>
        <w:numPr>
          <w:ilvl w:val="0"/>
          <w:numId w:val="50"/>
        </w:numPr>
        <w:rPr>
          <w:b/>
          <w:bCs/>
        </w:rPr>
      </w:pPr>
      <w:proofErr w:type="spellStart"/>
      <w:r w:rsidRPr="00BF7717">
        <w:rPr>
          <w:b/>
          <w:bCs/>
        </w:rPr>
        <w:t>Khối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bên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trong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có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nhãn</w:t>
      </w:r>
      <w:proofErr w:type="spellEnd"/>
      <w:r w:rsidRPr="00BF7717">
        <w:rPr>
          <w:b/>
          <w:bCs/>
        </w:rPr>
        <w:t xml:space="preserve"> "Position" (</w:t>
      </w:r>
      <w:proofErr w:type="spellStart"/>
      <w:r w:rsidRPr="00BF7717">
        <w:rPr>
          <w:b/>
          <w:bCs/>
        </w:rPr>
        <w:t>Vị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trí</w:t>
      </w:r>
      <w:proofErr w:type="spellEnd"/>
      <w:r w:rsidRPr="00BF7717">
        <w:rPr>
          <w:b/>
          <w:bCs/>
        </w:rPr>
        <w:t>).</w:t>
      </w:r>
    </w:p>
    <w:p w14:paraId="3FD4031B" w14:textId="77777777" w:rsidR="00BF7717" w:rsidRPr="00BF7717" w:rsidRDefault="00BF7717" w:rsidP="00BF7717">
      <w:pPr>
        <w:numPr>
          <w:ilvl w:val="0"/>
          <w:numId w:val="50"/>
        </w:numPr>
        <w:rPr>
          <w:b/>
          <w:bCs/>
        </w:rPr>
      </w:pPr>
      <w:proofErr w:type="spellStart"/>
      <w:r w:rsidRPr="00BF7717">
        <w:rPr>
          <w:b/>
          <w:bCs/>
        </w:rPr>
        <w:t>Đây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có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thể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là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khu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vực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để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hiển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thị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thông</w:t>
      </w:r>
      <w:proofErr w:type="spellEnd"/>
      <w:r w:rsidRPr="00BF7717">
        <w:rPr>
          <w:b/>
          <w:bCs/>
        </w:rPr>
        <w:t xml:space="preserve"> tin </w:t>
      </w:r>
      <w:proofErr w:type="spellStart"/>
      <w:r w:rsidRPr="00BF7717">
        <w:rPr>
          <w:b/>
          <w:bCs/>
        </w:rPr>
        <w:t>về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một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vị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trí</w:t>
      </w:r>
      <w:proofErr w:type="spellEnd"/>
      <w:r w:rsidRPr="00BF7717">
        <w:rPr>
          <w:b/>
          <w:bCs/>
        </w:rPr>
        <w:t xml:space="preserve">, </w:t>
      </w:r>
      <w:proofErr w:type="spellStart"/>
      <w:r w:rsidRPr="00BF7717">
        <w:rPr>
          <w:b/>
          <w:bCs/>
        </w:rPr>
        <w:t>hoặc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có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thể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là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một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trường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nhập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liệu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để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người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dùng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nhập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vị</w:t>
      </w:r>
      <w:proofErr w:type="spellEnd"/>
      <w:r w:rsidRPr="00BF7717">
        <w:rPr>
          <w:b/>
          <w:bCs/>
        </w:rPr>
        <w:t xml:space="preserve"> </w:t>
      </w:r>
      <w:proofErr w:type="spellStart"/>
      <w:r w:rsidRPr="00BF7717">
        <w:rPr>
          <w:b/>
          <w:bCs/>
        </w:rPr>
        <w:t>trí</w:t>
      </w:r>
      <w:proofErr w:type="spellEnd"/>
      <w:r w:rsidRPr="00BF7717">
        <w:rPr>
          <w:b/>
          <w:bCs/>
        </w:rPr>
        <w:t>.</w:t>
      </w:r>
    </w:p>
    <w:p w14:paraId="2F198072" w14:textId="77777777" w:rsidR="000D55C2" w:rsidRPr="000D55C2" w:rsidRDefault="000D55C2" w:rsidP="00443ACA">
      <w:pPr>
        <w:rPr>
          <w:b/>
          <w:bCs/>
        </w:rPr>
      </w:pPr>
    </w:p>
    <w:p w14:paraId="08129133" w14:textId="77777777" w:rsidR="000D55C2" w:rsidRPr="00443ACA" w:rsidRDefault="000D55C2" w:rsidP="00443ACA"/>
    <w:p w14:paraId="41BCE170" w14:textId="77777777" w:rsidR="00443ACA" w:rsidRDefault="00443ACA" w:rsidP="00443ACA">
      <w:pPr>
        <w:pStyle w:val="Heading5"/>
      </w:pPr>
      <w:proofErr w:type="gramStart"/>
      <w:r>
        <w:lastRenderedPageBreak/>
        <w:t>3.1.1.5.3:Picking</w:t>
      </w:r>
      <w:proofErr w:type="gramEnd"/>
    </w:p>
    <w:p w14:paraId="3D87C408" w14:textId="000CA2FF" w:rsidR="00443ACA" w:rsidRDefault="00443ACA" w:rsidP="00443ACA">
      <w:r w:rsidRPr="00443ACA">
        <w:rPr>
          <w:noProof/>
        </w:rPr>
        <w:drawing>
          <wp:inline distT="0" distB="0" distL="0" distR="0" wp14:anchorId="7FD5CE13" wp14:editId="33AD01D1">
            <wp:extent cx="4267796" cy="5973009"/>
            <wp:effectExtent l="0" t="0" r="0" b="8890"/>
            <wp:docPr id="11760599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59947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9937" w14:textId="6A6A7F07" w:rsidR="00443ACA" w:rsidRDefault="005C0772" w:rsidP="00443ACA">
      <w:pPr>
        <w:pStyle w:val="Heading5"/>
        <w:rPr>
          <w:b/>
          <w:bCs/>
        </w:rPr>
      </w:pPr>
      <w:proofErr w:type="spellStart"/>
      <w:r w:rsidRPr="005C0772">
        <w:rPr>
          <w:b/>
          <w:bCs/>
        </w:rPr>
        <w:t>Mô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Tả</w:t>
      </w:r>
      <w:proofErr w:type="spellEnd"/>
      <w:r w:rsidRPr="005C0772">
        <w:rPr>
          <w:b/>
          <w:bCs/>
        </w:rPr>
        <w:t>:</w:t>
      </w:r>
    </w:p>
    <w:p w14:paraId="5960D4BF" w14:textId="77777777" w:rsidR="005C0772" w:rsidRPr="005C0772" w:rsidRDefault="005C0772" w:rsidP="005C0772">
      <w:pPr>
        <w:rPr>
          <w:b/>
          <w:bCs/>
        </w:rPr>
      </w:pPr>
      <w:r w:rsidRPr="005C0772">
        <w:rPr>
          <w:b/>
          <w:bCs/>
        </w:rPr>
        <w:t xml:space="preserve">1. Khu </w:t>
      </w:r>
      <w:proofErr w:type="spellStart"/>
      <w:r w:rsidRPr="005C0772">
        <w:rPr>
          <w:b/>
          <w:bCs/>
        </w:rPr>
        <w:t>vực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Hành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động</w:t>
      </w:r>
      <w:proofErr w:type="spellEnd"/>
      <w:r w:rsidRPr="005C0772">
        <w:rPr>
          <w:b/>
          <w:bCs/>
        </w:rPr>
        <w:t xml:space="preserve"> (Action Area)</w:t>
      </w:r>
    </w:p>
    <w:p w14:paraId="72CE8251" w14:textId="77777777" w:rsidR="005C0772" w:rsidRPr="005C0772" w:rsidRDefault="005C0772" w:rsidP="005C0772">
      <w:pPr>
        <w:numPr>
          <w:ilvl w:val="0"/>
          <w:numId w:val="46"/>
        </w:numPr>
      </w:pPr>
      <w:proofErr w:type="spellStart"/>
      <w:r w:rsidRPr="005C0772">
        <w:rPr>
          <w:b/>
          <w:bCs/>
        </w:rPr>
        <w:t>Góc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trên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bên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phải</w:t>
      </w:r>
      <w:proofErr w:type="spellEnd"/>
      <w:r w:rsidRPr="005C0772">
        <w:rPr>
          <w:b/>
          <w:bCs/>
        </w:rPr>
        <w:t>:</w:t>
      </w:r>
      <w:r w:rsidRPr="005C0772">
        <w:t xml:space="preserve"> </w:t>
      </w:r>
      <w:proofErr w:type="spellStart"/>
      <w:r w:rsidRPr="005C0772">
        <w:t>Có</w:t>
      </w:r>
      <w:proofErr w:type="spellEnd"/>
      <w:r w:rsidRPr="005C0772">
        <w:t xml:space="preserve"> </w:t>
      </w:r>
      <w:proofErr w:type="spellStart"/>
      <w:r w:rsidRPr="005C0772">
        <w:t>một</w:t>
      </w:r>
      <w:proofErr w:type="spellEnd"/>
      <w:r w:rsidRPr="005C0772">
        <w:t xml:space="preserve"> ô </w:t>
      </w:r>
      <w:proofErr w:type="spellStart"/>
      <w:r w:rsidRPr="005C0772">
        <w:t>vuông</w:t>
      </w:r>
      <w:proofErr w:type="spellEnd"/>
      <w:r w:rsidRPr="005C0772">
        <w:t xml:space="preserve"> </w:t>
      </w:r>
      <w:proofErr w:type="spellStart"/>
      <w:r w:rsidRPr="005C0772">
        <w:t>nhỏ</w:t>
      </w:r>
      <w:proofErr w:type="spellEnd"/>
      <w:r w:rsidRPr="005C0772">
        <w:t xml:space="preserve"> </w:t>
      </w:r>
      <w:proofErr w:type="spellStart"/>
      <w:r w:rsidRPr="005C0772">
        <w:t>với</w:t>
      </w:r>
      <w:proofErr w:type="spellEnd"/>
      <w:r w:rsidRPr="005C0772">
        <w:t xml:space="preserve"> </w:t>
      </w:r>
      <w:proofErr w:type="spellStart"/>
      <w:r w:rsidRPr="005C0772">
        <w:t>nhãn</w:t>
      </w:r>
      <w:proofErr w:type="spellEnd"/>
      <w:r w:rsidRPr="005C0772">
        <w:t xml:space="preserve"> </w:t>
      </w:r>
      <w:r w:rsidRPr="005C0772">
        <w:rPr>
          <w:b/>
          <w:bCs/>
        </w:rPr>
        <w:t>"</w:t>
      </w:r>
      <w:proofErr w:type="spellStart"/>
      <w:r w:rsidRPr="005C0772">
        <w:rPr>
          <w:b/>
          <w:bCs/>
        </w:rPr>
        <w:t>Quét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qr</w:t>
      </w:r>
      <w:proofErr w:type="spellEnd"/>
      <w:r w:rsidRPr="005C0772">
        <w:rPr>
          <w:b/>
          <w:bCs/>
        </w:rPr>
        <w:t>"</w:t>
      </w:r>
      <w:r w:rsidRPr="005C0772">
        <w:t xml:space="preserve"> (</w:t>
      </w:r>
      <w:proofErr w:type="spellStart"/>
      <w:r w:rsidRPr="005C0772">
        <w:t>Quét</w:t>
      </w:r>
      <w:proofErr w:type="spellEnd"/>
      <w:r w:rsidRPr="005C0772">
        <w:t xml:space="preserve"> QR).</w:t>
      </w:r>
    </w:p>
    <w:p w14:paraId="776A62F2" w14:textId="77777777" w:rsidR="005C0772" w:rsidRPr="005C0772" w:rsidRDefault="005C0772" w:rsidP="005C0772">
      <w:pPr>
        <w:numPr>
          <w:ilvl w:val="0"/>
          <w:numId w:val="46"/>
        </w:numPr>
      </w:pPr>
      <w:proofErr w:type="spellStart"/>
      <w:r w:rsidRPr="005C0772">
        <w:t>Đây</w:t>
      </w:r>
      <w:proofErr w:type="spellEnd"/>
      <w:r w:rsidRPr="005C0772">
        <w:t xml:space="preserve"> </w:t>
      </w:r>
      <w:proofErr w:type="spellStart"/>
      <w:r w:rsidRPr="005C0772">
        <w:t>là</w:t>
      </w:r>
      <w:proofErr w:type="spellEnd"/>
      <w:r w:rsidRPr="005C0772">
        <w:t xml:space="preserve"> </w:t>
      </w:r>
      <w:proofErr w:type="spellStart"/>
      <w:r w:rsidRPr="005C0772">
        <w:t>một</w:t>
      </w:r>
      <w:proofErr w:type="spellEnd"/>
      <w:r w:rsidRPr="005C0772">
        <w:t xml:space="preserve"> </w:t>
      </w:r>
      <w:proofErr w:type="spellStart"/>
      <w:r w:rsidRPr="005C0772">
        <w:t>vị</w:t>
      </w:r>
      <w:proofErr w:type="spellEnd"/>
      <w:r w:rsidRPr="005C0772">
        <w:t xml:space="preserve"> </w:t>
      </w:r>
      <w:proofErr w:type="spellStart"/>
      <w:r w:rsidRPr="005C0772">
        <w:t>trí</w:t>
      </w:r>
      <w:proofErr w:type="spellEnd"/>
      <w:r w:rsidRPr="005C0772">
        <w:t xml:space="preserve"> </w:t>
      </w:r>
      <w:proofErr w:type="spellStart"/>
      <w:r w:rsidRPr="005C0772">
        <w:t>giữ</w:t>
      </w:r>
      <w:proofErr w:type="spellEnd"/>
      <w:r w:rsidRPr="005C0772">
        <w:t xml:space="preserve"> </w:t>
      </w:r>
      <w:proofErr w:type="spellStart"/>
      <w:r w:rsidRPr="005C0772">
        <w:t>chỗ</w:t>
      </w:r>
      <w:proofErr w:type="spellEnd"/>
      <w:r w:rsidRPr="005C0772">
        <w:t xml:space="preserve"> (placeholder) </w:t>
      </w:r>
      <w:proofErr w:type="spellStart"/>
      <w:r w:rsidRPr="005C0772">
        <w:t>cho</w:t>
      </w:r>
      <w:proofErr w:type="spellEnd"/>
      <w:r w:rsidRPr="005C0772">
        <w:t xml:space="preserve"> </w:t>
      </w:r>
      <w:proofErr w:type="spellStart"/>
      <w:r w:rsidRPr="005C0772">
        <w:t>nút</w:t>
      </w:r>
      <w:proofErr w:type="spellEnd"/>
      <w:r w:rsidRPr="005C0772">
        <w:t xml:space="preserve"> </w:t>
      </w:r>
      <w:proofErr w:type="spellStart"/>
      <w:r w:rsidRPr="005C0772">
        <w:t>bấm</w:t>
      </w:r>
      <w:proofErr w:type="spellEnd"/>
      <w:r w:rsidRPr="005C0772">
        <w:t xml:space="preserve"> </w:t>
      </w:r>
      <w:proofErr w:type="spellStart"/>
      <w:r w:rsidRPr="005C0772">
        <w:t>hoặc</w:t>
      </w:r>
      <w:proofErr w:type="spellEnd"/>
      <w:r w:rsidRPr="005C0772">
        <w:t xml:space="preserve"> </w:t>
      </w:r>
      <w:proofErr w:type="spellStart"/>
      <w:r w:rsidRPr="005C0772">
        <w:t>biểu</w:t>
      </w:r>
      <w:proofErr w:type="spellEnd"/>
      <w:r w:rsidRPr="005C0772">
        <w:t xml:space="preserve"> </w:t>
      </w:r>
      <w:proofErr w:type="spellStart"/>
      <w:r w:rsidRPr="005C0772">
        <w:t>tượng</w:t>
      </w:r>
      <w:proofErr w:type="spellEnd"/>
      <w:r w:rsidRPr="005C0772">
        <w:t xml:space="preserve"> </w:t>
      </w:r>
      <w:proofErr w:type="spellStart"/>
      <w:r w:rsidRPr="005C0772">
        <w:t>để</w:t>
      </w:r>
      <w:proofErr w:type="spellEnd"/>
      <w:r w:rsidRPr="005C0772">
        <w:t xml:space="preserve"> </w:t>
      </w:r>
      <w:proofErr w:type="spellStart"/>
      <w:r w:rsidRPr="005C0772">
        <w:t>kích</w:t>
      </w:r>
      <w:proofErr w:type="spellEnd"/>
      <w:r w:rsidRPr="005C0772">
        <w:t xml:space="preserve"> </w:t>
      </w:r>
      <w:proofErr w:type="spellStart"/>
      <w:r w:rsidRPr="005C0772">
        <w:t>hoạt</w:t>
      </w:r>
      <w:proofErr w:type="spellEnd"/>
      <w:r w:rsidRPr="005C0772">
        <w:t xml:space="preserve"> </w:t>
      </w:r>
      <w:proofErr w:type="spellStart"/>
      <w:r w:rsidRPr="005C0772">
        <w:t>chức</w:t>
      </w:r>
      <w:proofErr w:type="spellEnd"/>
      <w:r w:rsidRPr="005C0772">
        <w:t xml:space="preserve"> </w:t>
      </w:r>
      <w:proofErr w:type="spellStart"/>
      <w:r w:rsidRPr="005C0772">
        <w:t>năng</w:t>
      </w:r>
      <w:proofErr w:type="spellEnd"/>
      <w:r w:rsidRPr="005C0772">
        <w:t xml:space="preserve"> </w:t>
      </w:r>
      <w:proofErr w:type="spellStart"/>
      <w:r w:rsidRPr="005C0772">
        <w:t>quét</w:t>
      </w:r>
      <w:proofErr w:type="spellEnd"/>
      <w:r w:rsidRPr="005C0772">
        <w:t xml:space="preserve"> </w:t>
      </w:r>
      <w:proofErr w:type="spellStart"/>
      <w:r w:rsidRPr="005C0772">
        <w:t>mã</w:t>
      </w:r>
      <w:proofErr w:type="spellEnd"/>
      <w:r w:rsidRPr="005C0772">
        <w:t xml:space="preserve"> QR.</w:t>
      </w:r>
    </w:p>
    <w:p w14:paraId="4762D221" w14:textId="77777777" w:rsidR="005C0772" w:rsidRPr="005C0772" w:rsidRDefault="005C0772" w:rsidP="005C0772">
      <w:pPr>
        <w:rPr>
          <w:b/>
          <w:bCs/>
        </w:rPr>
      </w:pPr>
      <w:r w:rsidRPr="005C0772">
        <w:rPr>
          <w:b/>
          <w:bCs/>
        </w:rPr>
        <w:t xml:space="preserve">2. Khu </w:t>
      </w:r>
      <w:proofErr w:type="spellStart"/>
      <w:r w:rsidRPr="005C0772">
        <w:rPr>
          <w:b/>
          <w:bCs/>
        </w:rPr>
        <w:t>vực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Nội</w:t>
      </w:r>
      <w:proofErr w:type="spellEnd"/>
      <w:r w:rsidRPr="005C0772">
        <w:rPr>
          <w:b/>
          <w:bCs/>
        </w:rPr>
        <w:t xml:space="preserve"> dung </w:t>
      </w:r>
      <w:proofErr w:type="spellStart"/>
      <w:r w:rsidRPr="005C0772">
        <w:rPr>
          <w:b/>
          <w:bCs/>
        </w:rPr>
        <w:t>chính</w:t>
      </w:r>
      <w:proofErr w:type="spellEnd"/>
      <w:r w:rsidRPr="005C0772">
        <w:rPr>
          <w:b/>
          <w:bCs/>
        </w:rPr>
        <w:t xml:space="preserve"> (Main Content Area)</w:t>
      </w:r>
    </w:p>
    <w:p w14:paraId="35240B57" w14:textId="77777777" w:rsidR="005C0772" w:rsidRPr="005C0772" w:rsidRDefault="005C0772" w:rsidP="005C0772">
      <w:pPr>
        <w:numPr>
          <w:ilvl w:val="0"/>
          <w:numId w:val="47"/>
        </w:numPr>
      </w:pPr>
      <w:r w:rsidRPr="005C0772">
        <w:rPr>
          <w:b/>
          <w:bCs/>
        </w:rPr>
        <w:lastRenderedPageBreak/>
        <w:t xml:space="preserve">Trung </w:t>
      </w:r>
      <w:proofErr w:type="spellStart"/>
      <w:r w:rsidRPr="005C0772">
        <w:rPr>
          <w:b/>
          <w:bCs/>
        </w:rPr>
        <w:t>tâm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màn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hình</w:t>
      </w:r>
      <w:proofErr w:type="spellEnd"/>
      <w:r w:rsidRPr="005C0772">
        <w:rPr>
          <w:b/>
          <w:bCs/>
        </w:rPr>
        <w:t>:</w:t>
      </w:r>
      <w:r w:rsidRPr="005C0772">
        <w:t xml:space="preserve"> </w:t>
      </w:r>
      <w:proofErr w:type="spellStart"/>
      <w:r w:rsidRPr="005C0772">
        <w:t>Có</w:t>
      </w:r>
      <w:proofErr w:type="spellEnd"/>
      <w:r w:rsidRPr="005C0772">
        <w:t xml:space="preserve"> </w:t>
      </w:r>
      <w:proofErr w:type="spellStart"/>
      <w:r w:rsidRPr="005C0772">
        <w:t>một</w:t>
      </w:r>
      <w:proofErr w:type="spellEnd"/>
      <w:r w:rsidRPr="005C0772">
        <w:t xml:space="preserve"> </w:t>
      </w:r>
      <w:proofErr w:type="spellStart"/>
      <w:r w:rsidRPr="005C0772">
        <w:t>khối</w:t>
      </w:r>
      <w:proofErr w:type="spellEnd"/>
      <w:r w:rsidRPr="005C0772">
        <w:t xml:space="preserve"> </w:t>
      </w:r>
      <w:proofErr w:type="spellStart"/>
      <w:r w:rsidRPr="005C0772">
        <w:t>hình</w:t>
      </w:r>
      <w:proofErr w:type="spellEnd"/>
      <w:r w:rsidRPr="005C0772">
        <w:t xml:space="preserve"> </w:t>
      </w:r>
      <w:proofErr w:type="spellStart"/>
      <w:r w:rsidRPr="005C0772">
        <w:t>chữ</w:t>
      </w:r>
      <w:proofErr w:type="spellEnd"/>
      <w:r w:rsidRPr="005C0772">
        <w:t xml:space="preserve"> </w:t>
      </w:r>
      <w:proofErr w:type="spellStart"/>
      <w:r w:rsidRPr="005C0772">
        <w:t>nhật</w:t>
      </w:r>
      <w:proofErr w:type="spellEnd"/>
      <w:r w:rsidRPr="005C0772">
        <w:t xml:space="preserve"> </w:t>
      </w:r>
      <w:proofErr w:type="spellStart"/>
      <w:r w:rsidRPr="005C0772">
        <w:t>lớn</w:t>
      </w:r>
      <w:proofErr w:type="spellEnd"/>
      <w:r w:rsidRPr="005C0772">
        <w:t>.</w:t>
      </w:r>
    </w:p>
    <w:p w14:paraId="42D3C9CB" w14:textId="77777777" w:rsidR="005C0772" w:rsidRPr="005C0772" w:rsidRDefault="005C0772" w:rsidP="005C0772">
      <w:pPr>
        <w:numPr>
          <w:ilvl w:val="0"/>
          <w:numId w:val="47"/>
        </w:numPr>
      </w:pPr>
      <w:proofErr w:type="spellStart"/>
      <w:r w:rsidRPr="005C0772">
        <w:t>Bên</w:t>
      </w:r>
      <w:proofErr w:type="spellEnd"/>
      <w:r w:rsidRPr="005C0772">
        <w:t xml:space="preserve"> </w:t>
      </w:r>
      <w:proofErr w:type="spellStart"/>
      <w:r w:rsidRPr="005C0772">
        <w:t>trong</w:t>
      </w:r>
      <w:proofErr w:type="spellEnd"/>
      <w:r w:rsidRPr="005C0772">
        <w:t xml:space="preserve"> </w:t>
      </w:r>
      <w:proofErr w:type="spellStart"/>
      <w:r w:rsidRPr="005C0772">
        <w:t>khối</w:t>
      </w:r>
      <w:proofErr w:type="spellEnd"/>
      <w:r w:rsidRPr="005C0772">
        <w:t xml:space="preserve"> </w:t>
      </w:r>
      <w:proofErr w:type="spellStart"/>
      <w:r w:rsidRPr="005C0772">
        <w:t>này</w:t>
      </w:r>
      <w:proofErr w:type="spellEnd"/>
      <w:r w:rsidRPr="005C0772">
        <w:t xml:space="preserve"> </w:t>
      </w:r>
      <w:proofErr w:type="spellStart"/>
      <w:r w:rsidRPr="005C0772">
        <w:t>có</w:t>
      </w:r>
      <w:proofErr w:type="spellEnd"/>
      <w:r w:rsidRPr="005C0772">
        <w:t xml:space="preserve"> </w:t>
      </w:r>
      <w:proofErr w:type="spellStart"/>
      <w:r w:rsidRPr="005C0772">
        <w:t>nhãn</w:t>
      </w:r>
      <w:proofErr w:type="spellEnd"/>
      <w:r w:rsidRPr="005C0772">
        <w:t xml:space="preserve"> </w:t>
      </w:r>
      <w:r w:rsidRPr="005C0772">
        <w:rPr>
          <w:b/>
          <w:bCs/>
        </w:rPr>
        <w:t>"</w:t>
      </w:r>
      <w:proofErr w:type="spellStart"/>
      <w:r w:rsidRPr="005C0772">
        <w:rPr>
          <w:b/>
          <w:bCs/>
        </w:rPr>
        <w:t>vị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trí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lô</w:t>
      </w:r>
      <w:proofErr w:type="spellEnd"/>
      <w:r w:rsidRPr="005C0772">
        <w:rPr>
          <w:b/>
          <w:bCs/>
        </w:rPr>
        <w:t>"</w:t>
      </w:r>
      <w:r w:rsidRPr="005C0772">
        <w:t>.</w:t>
      </w:r>
    </w:p>
    <w:p w14:paraId="51F14BA2" w14:textId="77777777" w:rsidR="005C0772" w:rsidRPr="005C0772" w:rsidRDefault="005C0772" w:rsidP="005C0772">
      <w:pPr>
        <w:numPr>
          <w:ilvl w:val="0"/>
          <w:numId w:val="47"/>
        </w:numPr>
      </w:pPr>
      <w:proofErr w:type="spellStart"/>
      <w:r w:rsidRPr="005C0772">
        <w:t>Đây</w:t>
      </w:r>
      <w:proofErr w:type="spellEnd"/>
      <w:r w:rsidRPr="005C0772">
        <w:t xml:space="preserve"> </w:t>
      </w:r>
      <w:proofErr w:type="spellStart"/>
      <w:r w:rsidRPr="005C0772">
        <w:t>là</w:t>
      </w:r>
      <w:proofErr w:type="spellEnd"/>
      <w:r w:rsidRPr="005C0772">
        <w:t xml:space="preserve"> </w:t>
      </w:r>
      <w:proofErr w:type="spellStart"/>
      <w:r w:rsidRPr="005C0772">
        <w:t>khu</w:t>
      </w:r>
      <w:proofErr w:type="spellEnd"/>
      <w:r w:rsidRPr="005C0772">
        <w:t xml:space="preserve"> </w:t>
      </w:r>
      <w:proofErr w:type="spellStart"/>
      <w:r w:rsidRPr="005C0772">
        <w:t>vực</w:t>
      </w:r>
      <w:proofErr w:type="spellEnd"/>
      <w:r w:rsidRPr="005C0772">
        <w:t xml:space="preserve"> </w:t>
      </w:r>
      <w:proofErr w:type="spellStart"/>
      <w:r w:rsidRPr="005C0772">
        <w:t>dùng</w:t>
      </w:r>
      <w:proofErr w:type="spellEnd"/>
      <w:r w:rsidRPr="005C0772">
        <w:t xml:space="preserve"> </w:t>
      </w:r>
      <w:proofErr w:type="spellStart"/>
      <w:r w:rsidRPr="005C0772">
        <w:t>để</w:t>
      </w:r>
      <w:proofErr w:type="spellEnd"/>
      <w:r w:rsidRPr="005C0772">
        <w:t xml:space="preserve"> </w:t>
      </w:r>
      <w:proofErr w:type="spellStart"/>
      <w:r w:rsidRPr="005C0772">
        <w:t>hiển</w:t>
      </w:r>
      <w:proofErr w:type="spellEnd"/>
      <w:r w:rsidRPr="005C0772">
        <w:t xml:space="preserve"> </w:t>
      </w:r>
      <w:proofErr w:type="spellStart"/>
      <w:r w:rsidRPr="005C0772">
        <w:t>thị</w:t>
      </w:r>
      <w:proofErr w:type="spellEnd"/>
      <w:r w:rsidRPr="005C0772">
        <w:t xml:space="preserve"> </w:t>
      </w:r>
      <w:proofErr w:type="spellStart"/>
      <w:r w:rsidRPr="005C0772">
        <w:t>thông</w:t>
      </w:r>
      <w:proofErr w:type="spellEnd"/>
      <w:r w:rsidRPr="005C0772">
        <w:t xml:space="preserve"> tin </w:t>
      </w:r>
      <w:proofErr w:type="spellStart"/>
      <w:r w:rsidRPr="005C0772">
        <w:t>về</w:t>
      </w:r>
      <w:proofErr w:type="spellEnd"/>
      <w:r w:rsidRPr="005C0772">
        <w:t xml:space="preserve"> </w:t>
      </w:r>
      <w:proofErr w:type="spellStart"/>
      <w:r w:rsidRPr="005C0772">
        <w:t>vị</w:t>
      </w:r>
      <w:proofErr w:type="spellEnd"/>
      <w:r w:rsidRPr="005C0772">
        <w:t xml:space="preserve"> </w:t>
      </w:r>
      <w:proofErr w:type="spellStart"/>
      <w:r w:rsidRPr="005C0772">
        <w:t>trí</w:t>
      </w:r>
      <w:proofErr w:type="spellEnd"/>
      <w:r w:rsidRPr="005C0772">
        <w:t xml:space="preserve"> </w:t>
      </w:r>
      <w:proofErr w:type="spellStart"/>
      <w:r w:rsidRPr="005C0772">
        <w:t>của</w:t>
      </w:r>
      <w:proofErr w:type="spellEnd"/>
      <w:r w:rsidRPr="005C0772">
        <w:t xml:space="preserve"> </w:t>
      </w:r>
      <w:proofErr w:type="spellStart"/>
      <w:r w:rsidRPr="005C0772">
        <w:t>một</w:t>
      </w:r>
      <w:proofErr w:type="spellEnd"/>
      <w:r w:rsidRPr="005C0772">
        <w:t xml:space="preserve"> </w:t>
      </w:r>
      <w:proofErr w:type="spellStart"/>
      <w:r w:rsidRPr="005C0772">
        <w:t>lô</w:t>
      </w:r>
      <w:proofErr w:type="spellEnd"/>
      <w:r w:rsidRPr="005C0772">
        <w:t xml:space="preserve"> </w:t>
      </w:r>
      <w:proofErr w:type="spellStart"/>
      <w:r w:rsidRPr="005C0772">
        <w:t>hàng</w:t>
      </w:r>
      <w:proofErr w:type="spellEnd"/>
      <w:r w:rsidRPr="005C0772">
        <w:t xml:space="preserve">, </w:t>
      </w:r>
      <w:proofErr w:type="spellStart"/>
      <w:r w:rsidRPr="005C0772">
        <w:t>hoặc</w:t>
      </w:r>
      <w:proofErr w:type="spellEnd"/>
      <w:r w:rsidRPr="005C0772">
        <w:t xml:space="preserve"> </w:t>
      </w:r>
      <w:proofErr w:type="spellStart"/>
      <w:r w:rsidRPr="005C0772">
        <w:t>có</w:t>
      </w:r>
      <w:proofErr w:type="spellEnd"/>
      <w:r w:rsidRPr="005C0772">
        <w:t xml:space="preserve"> </w:t>
      </w:r>
      <w:proofErr w:type="spellStart"/>
      <w:r w:rsidRPr="005C0772">
        <w:t>thể</w:t>
      </w:r>
      <w:proofErr w:type="spellEnd"/>
      <w:r w:rsidRPr="005C0772">
        <w:t xml:space="preserve"> </w:t>
      </w:r>
      <w:proofErr w:type="spellStart"/>
      <w:r w:rsidRPr="005C0772">
        <w:t>là</w:t>
      </w:r>
      <w:proofErr w:type="spellEnd"/>
      <w:r w:rsidRPr="005C0772">
        <w:t xml:space="preserve"> </w:t>
      </w:r>
      <w:proofErr w:type="spellStart"/>
      <w:r w:rsidRPr="005C0772">
        <w:t>một</w:t>
      </w:r>
      <w:proofErr w:type="spellEnd"/>
      <w:r w:rsidRPr="005C0772">
        <w:t xml:space="preserve"> </w:t>
      </w:r>
      <w:proofErr w:type="spellStart"/>
      <w:r w:rsidRPr="005C0772">
        <w:t>trường</w:t>
      </w:r>
      <w:proofErr w:type="spellEnd"/>
      <w:r w:rsidRPr="005C0772">
        <w:t xml:space="preserve"> </w:t>
      </w:r>
      <w:proofErr w:type="spellStart"/>
      <w:r w:rsidRPr="005C0772">
        <w:t>để</w:t>
      </w:r>
      <w:proofErr w:type="spellEnd"/>
      <w:r w:rsidRPr="005C0772">
        <w:t xml:space="preserve"> </w:t>
      </w:r>
      <w:proofErr w:type="spellStart"/>
      <w:r w:rsidRPr="005C0772">
        <w:t>người</w:t>
      </w:r>
      <w:proofErr w:type="spellEnd"/>
      <w:r w:rsidRPr="005C0772">
        <w:t xml:space="preserve"> </w:t>
      </w:r>
      <w:proofErr w:type="spellStart"/>
      <w:r w:rsidRPr="005C0772">
        <w:t>dùng</w:t>
      </w:r>
      <w:proofErr w:type="spellEnd"/>
      <w:r w:rsidRPr="005C0772">
        <w:t xml:space="preserve"> </w:t>
      </w:r>
      <w:proofErr w:type="spellStart"/>
      <w:r w:rsidRPr="005C0772">
        <w:t>nhập</w:t>
      </w:r>
      <w:proofErr w:type="spellEnd"/>
      <w:r w:rsidRPr="005C0772">
        <w:t>/</w:t>
      </w:r>
      <w:proofErr w:type="spellStart"/>
      <w:r w:rsidRPr="005C0772">
        <w:t>xác</w:t>
      </w:r>
      <w:proofErr w:type="spellEnd"/>
      <w:r w:rsidRPr="005C0772">
        <w:t xml:space="preserve"> </w:t>
      </w:r>
      <w:proofErr w:type="spellStart"/>
      <w:r w:rsidRPr="005C0772">
        <w:t>nhận</w:t>
      </w:r>
      <w:proofErr w:type="spellEnd"/>
      <w:r w:rsidRPr="005C0772">
        <w:t xml:space="preserve"> </w:t>
      </w:r>
      <w:proofErr w:type="spellStart"/>
      <w:r w:rsidRPr="005C0772">
        <w:t>vị</w:t>
      </w:r>
      <w:proofErr w:type="spellEnd"/>
      <w:r w:rsidRPr="005C0772">
        <w:t xml:space="preserve"> </w:t>
      </w:r>
      <w:proofErr w:type="spellStart"/>
      <w:r w:rsidRPr="005C0772">
        <w:t>trí</w:t>
      </w:r>
      <w:proofErr w:type="spellEnd"/>
      <w:r w:rsidRPr="005C0772">
        <w:t xml:space="preserve"> </w:t>
      </w:r>
      <w:proofErr w:type="spellStart"/>
      <w:r w:rsidRPr="005C0772">
        <w:t>lô</w:t>
      </w:r>
      <w:proofErr w:type="spellEnd"/>
      <w:r w:rsidRPr="005C0772">
        <w:t>.</w:t>
      </w:r>
    </w:p>
    <w:p w14:paraId="30EF6C5B" w14:textId="77777777" w:rsidR="005C0772" w:rsidRPr="005C0772" w:rsidRDefault="005C0772" w:rsidP="005C0772">
      <w:pPr>
        <w:rPr>
          <w:b/>
          <w:bCs/>
        </w:rPr>
      </w:pPr>
      <w:r w:rsidRPr="005C0772">
        <w:rPr>
          <w:b/>
          <w:bCs/>
        </w:rPr>
        <w:t xml:space="preserve">3. </w:t>
      </w:r>
      <w:proofErr w:type="spellStart"/>
      <w:r w:rsidRPr="005C0772">
        <w:rPr>
          <w:b/>
          <w:bCs/>
        </w:rPr>
        <w:t>Tóm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Tắt</w:t>
      </w:r>
      <w:proofErr w:type="spellEnd"/>
    </w:p>
    <w:p w14:paraId="6C1CA51D" w14:textId="77777777" w:rsidR="005C0772" w:rsidRPr="005C0772" w:rsidRDefault="005C0772" w:rsidP="005C0772">
      <w:r w:rsidRPr="005C0772">
        <w:t xml:space="preserve">Wireframe </w:t>
      </w:r>
      <w:proofErr w:type="spellStart"/>
      <w:r w:rsidRPr="005C0772">
        <w:t>này</w:t>
      </w:r>
      <w:proofErr w:type="spellEnd"/>
      <w:r w:rsidRPr="005C0772">
        <w:t xml:space="preserve"> </w:t>
      </w:r>
      <w:proofErr w:type="spellStart"/>
      <w:r w:rsidRPr="005C0772">
        <w:t>mô</w:t>
      </w:r>
      <w:proofErr w:type="spellEnd"/>
      <w:r w:rsidRPr="005C0772">
        <w:t xml:space="preserve"> </w:t>
      </w:r>
      <w:proofErr w:type="spellStart"/>
      <w:r w:rsidRPr="005C0772">
        <w:t>tả</w:t>
      </w:r>
      <w:proofErr w:type="spellEnd"/>
      <w:r w:rsidRPr="005C0772">
        <w:t xml:space="preserve"> </w:t>
      </w:r>
      <w:proofErr w:type="spellStart"/>
      <w:r w:rsidRPr="005C0772">
        <w:t>một</w:t>
      </w:r>
      <w:proofErr w:type="spellEnd"/>
      <w:r w:rsidRPr="005C0772">
        <w:t xml:space="preserve"> </w:t>
      </w:r>
      <w:proofErr w:type="spellStart"/>
      <w:r w:rsidRPr="005C0772">
        <w:t>màn</w:t>
      </w:r>
      <w:proofErr w:type="spellEnd"/>
      <w:r w:rsidRPr="005C0772">
        <w:t xml:space="preserve"> </w:t>
      </w:r>
      <w:proofErr w:type="spellStart"/>
      <w:r w:rsidRPr="005C0772">
        <w:t>hình</w:t>
      </w:r>
      <w:proofErr w:type="spellEnd"/>
      <w:r w:rsidRPr="005C0772">
        <w:t xml:space="preserve"> </w:t>
      </w:r>
      <w:proofErr w:type="spellStart"/>
      <w:r w:rsidRPr="005C0772">
        <w:t>ứng</w:t>
      </w:r>
      <w:proofErr w:type="spellEnd"/>
      <w:r w:rsidRPr="005C0772">
        <w:t xml:space="preserve"> </w:t>
      </w:r>
      <w:proofErr w:type="spellStart"/>
      <w:r w:rsidRPr="005C0772">
        <w:t>dụng</w:t>
      </w:r>
      <w:proofErr w:type="spellEnd"/>
      <w:r w:rsidRPr="005C0772">
        <w:t xml:space="preserve"> di </w:t>
      </w:r>
      <w:proofErr w:type="spellStart"/>
      <w:r w:rsidRPr="005C0772">
        <w:t>động</w:t>
      </w:r>
      <w:proofErr w:type="spellEnd"/>
      <w:r w:rsidRPr="005C0772">
        <w:t xml:space="preserve"> </w:t>
      </w:r>
      <w:proofErr w:type="spellStart"/>
      <w:r w:rsidRPr="005C0772">
        <w:t>đơn</w:t>
      </w:r>
      <w:proofErr w:type="spellEnd"/>
      <w:r w:rsidRPr="005C0772">
        <w:t xml:space="preserve"> </w:t>
      </w:r>
      <w:proofErr w:type="spellStart"/>
      <w:r w:rsidRPr="005C0772">
        <w:t>giản</w:t>
      </w:r>
      <w:proofErr w:type="spellEnd"/>
      <w:r w:rsidRPr="005C0772">
        <w:t>:</w:t>
      </w:r>
    </w:p>
    <w:p w14:paraId="21F7435F" w14:textId="77777777" w:rsidR="005C0772" w:rsidRPr="005C0772" w:rsidRDefault="005C0772" w:rsidP="005C0772">
      <w:pPr>
        <w:numPr>
          <w:ilvl w:val="0"/>
          <w:numId w:val="48"/>
        </w:numPr>
      </w:pPr>
      <w:proofErr w:type="spellStart"/>
      <w:r w:rsidRPr="005C0772">
        <w:rPr>
          <w:b/>
          <w:bCs/>
        </w:rPr>
        <w:t>Chức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năng</w:t>
      </w:r>
      <w:proofErr w:type="spellEnd"/>
      <w:r w:rsidRPr="005C0772">
        <w:rPr>
          <w:b/>
          <w:bCs/>
        </w:rPr>
        <w:t>:</w:t>
      </w:r>
      <w:r w:rsidRPr="005C0772">
        <w:t xml:space="preserve"> Cho </w:t>
      </w:r>
      <w:proofErr w:type="spellStart"/>
      <w:r w:rsidRPr="005C0772">
        <w:t>phép</w:t>
      </w:r>
      <w:proofErr w:type="spellEnd"/>
      <w:r w:rsidRPr="005C0772">
        <w:t xml:space="preserve"> </w:t>
      </w:r>
      <w:proofErr w:type="spellStart"/>
      <w:r w:rsidRPr="005C0772">
        <w:t>người</w:t>
      </w:r>
      <w:proofErr w:type="spellEnd"/>
      <w:r w:rsidRPr="005C0772">
        <w:t xml:space="preserve"> </w:t>
      </w:r>
      <w:proofErr w:type="spellStart"/>
      <w:r w:rsidRPr="005C0772">
        <w:t>dùng</w:t>
      </w:r>
      <w:proofErr w:type="spellEnd"/>
      <w:r w:rsidRPr="005C0772">
        <w:t xml:space="preserve"> </w:t>
      </w:r>
      <w:proofErr w:type="spellStart"/>
      <w:r w:rsidRPr="005C0772">
        <w:t>quét</w:t>
      </w:r>
      <w:proofErr w:type="spellEnd"/>
      <w:r w:rsidRPr="005C0772">
        <w:t xml:space="preserve"> </w:t>
      </w:r>
      <w:proofErr w:type="spellStart"/>
      <w:r w:rsidRPr="005C0772">
        <w:t>mã</w:t>
      </w:r>
      <w:proofErr w:type="spellEnd"/>
      <w:r w:rsidRPr="005C0772">
        <w:t xml:space="preserve"> QR (</w:t>
      </w:r>
      <w:proofErr w:type="spellStart"/>
      <w:r w:rsidRPr="005C0772">
        <w:t>có</w:t>
      </w:r>
      <w:proofErr w:type="spellEnd"/>
      <w:r w:rsidRPr="005C0772">
        <w:t xml:space="preserve"> </w:t>
      </w:r>
      <w:proofErr w:type="spellStart"/>
      <w:r w:rsidRPr="005C0772">
        <w:t>thể</w:t>
      </w:r>
      <w:proofErr w:type="spellEnd"/>
      <w:r w:rsidRPr="005C0772">
        <w:t xml:space="preserve"> </w:t>
      </w:r>
      <w:proofErr w:type="spellStart"/>
      <w:r w:rsidRPr="005C0772">
        <w:t>là</w:t>
      </w:r>
      <w:proofErr w:type="spellEnd"/>
      <w:r w:rsidRPr="005C0772">
        <w:t xml:space="preserve"> </w:t>
      </w:r>
      <w:proofErr w:type="spellStart"/>
      <w:r w:rsidRPr="005C0772">
        <w:t>để</w:t>
      </w:r>
      <w:proofErr w:type="spellEnd"/>
      <w:r w:rsidRPr="005C0772">
        <w:t xml:space="preserve"> </w:t>
      </w:r>
      <w:proofErr w:type="spellStart"/>
      <w:r w:rsidRPr="005C0772">
        <w:t>xác</w:t>
      </w:r>
      <w:proofErr w:type="spellEnd"/>
      <w:r w:rsidRPr="005C0772">
        <w:t xml:space="preserve"> </w:t>
      </w:r>
      <w:proofErr w:type="spellStart"/>
      <w:r w:rsidRPr="005C0772">
        <w:t>định</w:t>
      </w:r>
      <w:proofErr w:type="spellEnd"/>
      <w:r w:rsidRPr="005C0772">
        <w:t xml:space="preserve"> </w:t>
      </w:r>
      <w:proofErr w:type="spellStart"/>
      <w:r w:rsidRPr="005C0772">
        <w:t>vị</w:t>
      </w:r>
      <w:proofErr w:type="spellEnd"/>
      <w:r w:rsidRPr="005C0772">
        <w:t xml:space="preserve"> </w:t>
      </w:r>
      <w:proofErr w:type="spellStart"/>
      <w:r w:rsidRPr="005C0772">
        <w:t>trí</w:t>
      </w:r>
      <w:proofErr w:type="spellEnd"/>
      <w:r w:rsidRPr="005C0772">
        <w:t xml:space="preserve">) </w:t>
      </w:r>
      <w:proofErr w:type="spellStart"/>
      <w:r w:rsidRPr="005C0772">
        <w:t>và</w:t>
      </w:r>
      <w:proofErr w:type="spellEnd"/>
      <w:r w:rsidRPr="005C0772">
        <w:t xml:space="preserve"> </w:t>
      </w:r>
      <w:proofErr w:type="spellStart"/>
      <w:r w:rsidRPr="005C0772">
        <w:t>xem</w:t>
      </w:r>
      <w:proofErr w:type="spellEnd"/>
      <w:r w:rsidRPr="005C0772">
        <w:t xml:space="preserve"> </w:t>
      </w:r>
      <w:proofErr w:type="spellStart"/>
      <w:r w:rsidRPr="005C0772">
        <w:t>hoặc</w:t>
      </w:r>
      <w:proofErr w:type="spellEnd"/>
      <w:r w:rsidRPr="005C0772">
        <w:t xml:space="preserve"> </w:t>
      </w:r>
      <w:proofErr w:type="spellStart"/>
      <w:r w:rsidRPr="005C0772">
        <w:t>tương</w:t>
      </w:r>
      <w:proofErr w:type="spellEnd"/>
      <w:r w:rsidRPr="005C0772">
        <w:t xml:space="preserve"> </w:t>
      </w:r>
      <w:proofErr w:type="spellStart"/>
      <w:r w:rsidRPr="005C0772">
        <w:t>tác</w:t>
      </w:r>
      <w:proofErr w:type="spellEnd"/>
      <w:r w:rsidRPr="005C0772">
        <w:t xml:space="preserve"> </w:t>
      </w:r>
      <w:proofErr w:type="spellStart"/>
      <w:r w:rsidRPr="005C0772">
        <w:t>với</w:t>
      </w:r>
      <w:proofErr w:type="spellEnd"/>
      <w:r w:rsidRPr="005C0772">
        <w:t xml:space="preserve"> </w:t>
      </w:r>
      <w:proofErr w:type="spellStart"/>
      <w:r w:rsidRPr="005C0772">
        <w:t>thông</w:t>
      </w:r>
      <w:proofErr w:type="spellEnd"/>
      <w:r w:rsidRPr="005C0772">
        <w:t xml:space="preserve"> tin </w:t>
      </w:r>
      <w:proofErr w:type="spellStart"/>
      <w:r w:rsidRPr="005C0772">
        <w:t>về</w:t>
      </w:r>
      <w:proofErr w:type="spellEnd"/>
      <w:r w:rsidRPr="005C0772">
        <w:t xml:space="preserve"> </w:t>
      </w:r>
      <w:r w:rsidRPr="005C0772">
        <w:rPr>
          <w:b/>
          <w:bCs/>
        </w:rPr>
        <w:t>"</w:t>
      </w:r>
      <w:proofErr w:type="spellStart"/>
      <w:r w:rsidRPr="005C0772">
        <w:rPr>
          <w:b/>
          <w:bCs/>
        </w:rPr>
        <w:t>vị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trí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lô</w:t>
      </w:r>
      <w:proofErr w:type="spellEnd"/>
      <w:r w:rsidRPr="005C0772">
        <w:rPr>
          <w:b/>
          <w:bCs/>
        </w:rPr>
        <w:t>"</w:t>
      </w:r>
      <w:r w:rsidRPr="005C0772">
        <w:t xml:space="preserve"> (Lot Location).</w:t>
      </w:r>
    </w:p>
    <w:p w14:paraId="25E0547A" w14:textId="77777777" w:rsidR="005C0772" w:rsidRPr="005C0772" w:rsidRDefault="005C0772" w:rsidP="005C0772">
      <w:pPr>
        <w:numPr>
          <w:ilvl w:val="0"/>
          <w:numId w:val="48"/>
        </w:numPr>
      </w:pPr>
      <w:proofErr w:type="spellStart"/>
      <w:r w:rsidRPr="005C0772">
        <w:rPr>
          <w:b/>
          <w:bCs/>
        </w:rPr>
        <w:t>Bối</w:t>
      </w:r>
      <w:proofErr w:type="spellEnd"/>
      <w:r w:rsidRPr="005C0772">
        <w:rPr>
          <w:b/>
          <w:bCs/>
        </w:rPr>
        <w:t xml:space="preserve"> </w:t>
      </w:r>
      <w:proofErr w:type="spellStart"/>
      <w:r w:rsidRPr="005C0772">
        <w:rPr>
          <w:b/>
          <w:bCs/>
        </w:rPr>
        <w:t>cảnh</w:t>
      </w:r>
      <w:proofErr w:type="spellEnd"/>
      <w:r w:rsidRPr="005C0772">
        <w:rPr>
          <w:b/>
          <w:bCs/>
        </w:rPr>
        <w:t>:</w:t>
      </w:r>
      <w:r w:rsidRPr="005C0772">
        <w:t xml:space="preserve"> </w:t>
      </w:r>
      <w:proofErr w:type="spellStart"/>
      <w:r w:rsidRPr="005C0772">
        <w:t>Rất</w:t>
      </w:r>
      <w:proofErr w:type="spellEnd"/>
      <w:r w:rsidRPr="005C0772">
        <w:t xml:space="preserve"> </w:t>
      </w:r>
      <w:proofErr w:type="spellStart"/>
      <w:r w:rsidRPr="005C0772">
        <w:t>có</w:t>
      </w:r>
      <w:proofErr w:type="spellEnd"/>
      <w:r w:rsidRPr="005C0772">
        <w:t xml:space="preserve"> </w:t>
      </w:r>
      <w:proofErr w:type="spellStart"/>
      <w:r w:rsidRPr="005C0772">
        <w:t>thể</w:t>
      </w:r>
      <w:proofErr w:type="spellEnd"/>
      <w:r w:rsidRPr="005C0772">
        <w:t xml:space="preserve"> </w:t>
      </w:r>
      <w:proofErr w:type="spellStart"/>
      <w:r w:rsidRPr="005C0772">
        <w:t>liên</w:t>
      </w:r>
      <w:proofErr w:type="spellEnd"/>
      <w:r w:rsidRPr="005C0772">
        <w:t xml:space="preserve"> </w:t>
      </w:r>
      <w:proofErr w:type="spellStart"/>
      <w:r w:rsidRPr="005C0772">
        <w:t>quan</w:t>
      </w:r>
      <w:proofErr w:type="spellEnd"/>
      <w:r w:rsidRPr="005C0772">
        <w:t xml:space="preserve"> </w:t>
      </w:r>
      <w:proofErr w:type="spellStart"/>
      <w:r w:rsidRPr="005C0772">
        <w:t>đến</w:t>
      </w:r>
      <w:proofErr w:type="spellEnd"/>
      <w:r w:rsidRPr="005C0772">
        <w:t xml:space="preserve"> </w:t>
      </w:r>
      <w:proofErr w:type="spellStart"/>
      <w:r w:rsidRPr="005C0772">
        <w:t>một</w:t>
      </w:r>
      <w:proofErr w:type="spellEnd"/>
      <w:r w:rsidRPr="005C0772">
        <w:t xml:space="preserve"> </w:t>
      </w:r>
      <w:proofErr w:type="spellStart"/>
      <w:r w:rsidRPr="005C0772">
        <w:t>quy</w:t>
      </w:r>
      <w:proofErr w:type="spellEnd"/>
      <w:r w:rsidRPr="005C0772">
        <w:t xml:space="preserve"> </w:t>
      </w:r>
      <w:proofErr w:type="spellStart"/>
      <w:r w:rsidRPr="005C0772">
        <w:t>trình</w:t>
      </w:r>
      <w:proofErr w:type="spellEnd"/>
      <w:r w:rsidRPr="005C0772">
        <w:t xml:space="preserve"> </w:t>
      </w:r>
      <w:proofErr w:type="spellStart"/>
      <w:r w:rsidRPr="005C0772">
        <w:t>nghiệp</w:t>
      </w:r>
      <w:proofErr w:type="spellEnd"/>
      <w:r w:rsidRPr="005C0772">
        <w:t xml:space="preserve"> </w:t>
      </w:r>
      <w:proofErr w:type="spellStart"/>
      <w:r w:rsidRPr="005C0772">
        <w:t>vụ</w:t>
      </w:r>
      <w:proofErr w:type="spellEnd"/>
      <w:r w:rsidRPr="005C0772">
        <w:t xml:space="preserve"> </w:t>
      </w:r>
      <w:proofErr w:type="spellStart"/>
      <w:r w:rsidRPr="005C0772">
        <w:t>trong</w:t>
      </w:r>
      <w:proofErr w:type="spellEnd"/>
      <w:r w:rsidRPr="005C0772">
        <w:t xml:space="preserve"> </w:t>
      </w:r>
      <w:proofErr w:type="spellStart"/>
      <w:r w:rsidRPr="005C0772">
        <w:t>kho</w:t>
      </w:r>
      <w:proofErr w:type="spellEnd"/>
      <w:r w:rsidRPr="005C0772">
        <w:t xml:space="preserve"> (WMS) </w:t>
      </w:r>
      <w:proofErr w:type="spellStart"/>
      <w:r w:rsidRPr="005C0772">
        <w:t>như</w:t>
      </w:r>
      <w:proofErr w:type="spellEnd"/>
      <w:r w:rsidRPr="005C0772">
        <w:t xml:space="preserve"> "Receiving" (</w:t>
      </w:r>
      <w:proofErr w:type="spellStart"/>
      <w:r w:rsidRPr="005C0772">
        <w:t>Nhận</w:t>
      </w:r>
      <w:proofErr w:type="spellEnd"/>
      <w:r w:rsidRPr="005C0772">
        <w:t xml:space="preserve"> </w:t>
      </w:r>
      <w:proofErr w:type="spellStart"/>
      <w:r w:rsidRPr="005C0772">
        <w:t>hàng</w:t>
      </w:r>
      <w:proofErr w:type="spellEnd"/>
      <w:r w:rsidRPr="005C0772">
        <w:t xml:space="preserve">) </w:t>
      </w:r>
      <w:proofErr w:type="spellStart"/>
      <w:r w:rsidRPr="005C0772">
        <w:t>hoặc</w:t>
      </w:r>
      <w:proofErr w:type="spellEnd"/>
      <w:r w:rsidRPr="005C0772">
        <w:t xml:space="preserve"> "</w:t>
      </w:r>
      <w:proofErr w:type="spellStart"/>
      <w:r w:rsidRPr="005C0772">
        <w:t>Putaway</w:t>
      </w:r>
      <w:proofErr w:type="spellEnd"/>
      <w:r w:rsidRPr="005C0772">
        <w:t>" (</w:t>
      </w:r>
      <w:proofErr w:type="spellStart"/>
      <w:r w:rsidRPr="005C0772">
        <w:t>Cất</w:t>
      </w:r>
      <w:proofErr w:type="spellEnd"/>
      <w:r w:rsidRPr="005C0772">
        <w:t xml:space="preserve"> </w:t>
      </w:r>
      <w:proofErr w:type="spellStart"/>
      <w:r w:rsidRPr="005C0772">
        <w:t>hàng</w:t>
      </w:r>
      <w:proofErr w:type="spellEnd"/>
      <w:r w:rsidRPr="005C0772">
        <w:t xml:space="preserve">), </w:t>
      </w:r>
      <w:proofErr w:type="spellStart"/>
      <w:r w:rsidRPr="005C0772">
        <w:t>nơi</w:t>
      </w:r>
      <w:proofErr w:type="spellEnd"/>
      <w:r w:rsidRPr="005C0772">
        <w:t xml:space="preserve"> </w:t>
      </w:r>
      <w:proofErr w:type="spellStart"/>
      <w:r w:rsidRPr="005C0772">
        <w:t>nhân</w:t>
      </w:r>
      <w:proofErr w:type="spellEnd"/>
      <w:r w:rsidRPr="005C0772">
        <w:t xml:space="preserve"> </w:t>
      </w:r>
      <w:proofErr w:type="spellStart"/>
      <w:r w:rsidRPr="005C0772">
        <w:t>viên</w:t>
      </w:r>
      <w:proofErr w:type="spellEnd"/>
      <w:r w:rsidRPr="005C0772">
        <w:t xml:space="preserve"> </w:t>
      </w:r>
      <w:proofErr w:type="spellStart"/>
      <w:r w:rsidRPr="005C0772">
        <w:t>cần</w:t>
      </w:r>
      <w:proofErr w:type="spellEnd"/>
      <w:r w:rsidRPr="005C0772">
        <w:t xml:space="preserve"> </w:t>
      </w:r>
      <w:proofErr w:type="spellStart"/>
      <w:r w:rsidRPr="005C0772">
        <w:t>xác</w:t>
      </w:r>
      <w:proofErr w:type="spellEnd"/>
      <w:r w:rsidRPr="005C0772">
        <w:t xml:space="preserve"> </w:t>
      </w:r>
      <w:proofErr w:type="spellStart"/>
      <w:r w:rsidRPr="005C0772">
        <w:t>định</w:t>
      </w:r>
      <w:proofErr w:type="spellEnd"/>
      <w:r w:rsidRPr="005C0772">
        <w:t xml:space="preserve"> </w:t>
      </w:r>
      <w:proofErr w:type="spellStart"/>
      <w:r w:rsidRPr="005C0772">
        <w:t>vị</w:t>
      </w:r>
      <w:proofErr w:type="spellEnd"/>
      <w:r w:rsidRPr="005C0772">
        <w:t xml:space="preserve"> </w:t>
      </w:r>
      <w:proofErr w:type="spellStart"/>
      <w:r w:rsidRPr="005C0772">
        <w:t>trí</w:t>
      </w:r>
      <w:proofErr w:type="spellEnd"/>
      <w:r w:rsidRPr="005C0772">
        <w:t xml:space="preserve"> </w:t>
      </w:r>
      <w:proofErr w:type="spellStart"/>
      <w:r w:rsidRPr="005C0772">
        <w:t>cụ</w:t>
      </w:r>
      <w:proofErr w:type="spellEnd"/>
      <w:r w:rsidRPr="005C0772">
        <w:t xml:space="preserve"> </w:t>
      </w:r>
      <w:proofErr w:type="spellStart"/>
      <w:r w:rsidRPr="005C0772">
        <w:t>thể</w:t>
      </w:r>
      <w:proofErr w:type="spellEnd"/>
      <w:r w:rsidRPr="005C0772">
        <w:t xml:space="preserve"> </w:t>
      </w:r>
      <w:proofErr w:type="spellStart"/>
      <w:r w:rsidRPr="005C0772">
        <w:t>để</w:t>
      </w:r>
      <w:proofErr w:type="spellEnd"/>
      <w:r w:rsidRPr="005C0772">
        <w:t xml:space="preserve"> </w:t>
      </w:r>
      <w:proofErr w:type="spellStart"/>
      <w:r w:rsidRPr="005C0772">
        <w:t>lưu</w:t>
      </w:r>
      <w:proofErr w:type="spellEnd"/>
      <w:r w:rsidRPr="005C0772">
        <w:t xml:space="preserve"> </w:t>
      </w:r>
      <w:proofErr w:type="spellStart"/>
      <w:r w:rsidRPr="005C0772">
        <w:t>trữ</w:t>
      </w:r>
      <w:proofErr w:type="spellEnd"/>
      <w:r w:rsidRPr="005C0772">
        <w:t xml:space="preserve"> </w:t>
      </w:r>
      <w:proofErr w:type="spellStart"/>
      <w:r w:rsidRPr="005C0772">
        <w:t>hoặc</w:t>
      </w:r>
      <w:proofErr w:type="spellEnd"/>
      <w:r w:rsidRPr="005C0772">
        <w:t xml:space="preserve"> </w:t>
      </w:r>
      <w:proofErr w:type="spellStart"/>
      <w:r w:rsidRPr="005C0772">
        <w:t>lấy</w:t>
      </w:r>
      <w:proofErr w:type="spellEnd"/>
      <w:r w:rsidRPr="005C0772">
        <w:t xml:space="preserve"> </w:t>
      </w:r>
      <w:proofErr w:type="spellStart"/>
      <w:r w:rsidRPr="005C0772">
        <w:t>một</w:t>
      </w:r>
      <w:proofErr w:type="spellEnd"/>
      <w:r w:rsidRPr="005C0772">
        <w:t xml:space="preserve"> </w:t>
      </w:r>
      <w:proofErr w:type="spellStart"/>
      <w:r w:rsidRPr="005C0772">
        <w:t>lô</w:t>
      </w:r>
      <w:proofErr w:type="spellEnd"/>
      <w:r w:rsidRPr="005C0772">
        <w:t xml:space="preserve"> </w:t>
      </w:r>
      <w:proofErr w:type="spellStart"/>
      <w:r w:rsidRPr="005C0772">
        <w:t>hàng</w:t>
      </w:r>
      <w:proofErr w:type="spellEnd"/>
      <w:r w:rsidRPr="005C0772">
        <w:t>.</w:t>
      </w:r>
    </w:p>
    <w:p w14:paraId="718F5986" w14:textId="77777777" w:rsidR="005C0772" w:rsidRDefault="005C0772" w:rsidP="005C0772"/>
    <w:p w14:paraId="574E696F" w14:textId="7BD33F7C" w:rsidR="009A44D2" w:rsidRDefault="009A44D2" w:rsidP="009A44D2">
      <w:pPr>
        <w:pStyle w:val="Heading3"/>
      </w:pPr>
      <w:bookmarkStart w:id="15" w:name="_Toc214055705"/>
      <w:r>
        <w:t xml:space="preserve">3.1.2: </w:t>
      </w:r>
      <w:proofErr w:type="spellStart"/>
      <w:r>
        <w:t>figma</w:t>
      </w:r>
      <w:bookmarkEnd w:id="15"/>
      <w:proofErr w:type="spellEnd"/>
    </w:p>
    <w:p w14:paraId="08CCA0DB" w14:textId="023AAC02" w:rsidR="000741B3" w:rsidRPr="000741B3" w:rsidRDefault="000741B3" w:rsidP="000741B3">
      <w:pPr>
        <w:rPr>
          <w:b/>
          <w:bCs/>
        </w:rPr>
      </w:pPr>
      <w:proofErr w:type="spellStart"/>
      <w:r w:rsidRPr="000741B3">
        <w:rPr>
          <w:b/>
          <w:bCs/>
        </w:rPr>
        <w:t>Màn</w:t>
      </w:r>
      <w:proofErr w:type="spellEnd"/>
      <w:r w:rsidRPr="000741B3">
        <w:rPr>
          <w:b/>
          <w:bCs/>
        </w:rPr>
        <w:t xml:space="preserve"> Admin</w:t>
      </w:r>
    </w:p>
    <w:p w14:paraId="22C9A542" w14:textId="0EF8EC2E" w:rsidR="009A44D2" w:rsidRDefault="00711D79" w:rsidP="009A44D2">
      <w:r w:rsidRPr="00711D79">
        <w:lastRenderedPageBreak/>
        <w:drawing>
          <wp:inline distT="0" distB="0" distL="0" distR="0" wp14:anchorId="7E896305" wp14:editId="4DEC2FCB">
            <wp:extent cx="5943600" cy="4495165"/>
            <wp:effectExtent l="0" t="0" r="0" b="635"/>
            <wp:docPr id="1223266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637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AD3A" w14:textId="77777777" w:rsidR="0019245B" w:rsidRPr="009A44D2" w:rsidRDefault="0019245B" w:rsidP="009A44D2"/>
    <w:p w14:paraId="0FC6AB72" w14:textId="77777777" w:rsidR="00443ACA" w:rsidRPr="00443ACA" w:rsidRDefault="00443ACA" w:rsidP="00443ACA"/>
    <w:p w14:paraId="264F30BF" w14:textId="77777777" w:rsidR="009E1969" w:rsidRPr="00707AD3" w:rsidRDefault="009E1969" w:rsidP="00707AD3">
      <w:pPr>
        <w:rPr>
          <w:b/>
          <w:bCs/>
        </w:rPr>
      </w:pPr>
    </w:p>
    <w:p w14:paraId="0960908A" w14:textId="582C397C" w:rsidR="00707AD3" w:rsidRPr="00707AD3" w:rsidRDefault="000741B3" w:rsidP="00707AD3">
      <w:pPr>
        <w:rPr>
          <w:b/>
          <w:bCs/>
        </w:rPr>
      </w:pPr>
      <w:proofErr w:type="spellStart"/>
      <w:r>
        <w:rPr>
          <w:b/>
          <w:bCs/>
        </w:rPr>
        <w:t>Màn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</w:p>
    <w:p w14:paraId="644B4679" w14:textId="2A2789D6" w:rsidR="00707AD3" w:rsidRPr="00707AD3" w:rsidRDefault="000741B3" w:rsidP="00707AD3">
      <w:pPr>
        <w:rPr>
          <w:b/>
          <w:bCs/>
        </w:rPr>
      </w:pPr>
      <w:r w:rsidRPr="000741B3">
        <w:rPr>
          <w:b/>
          <w:bCs/>
        </w:rPr>
        <w:lastRenderedPageBreak/>
        <w:drawing>
          <wp:inline distT="0" distB="0" distL="0" distR="0" wp14:anchorId="49DF9528" wp14:editId="006F720D">
            <wp:extent cx="5943600" cy="4265930"/>
            <wp:effectExtent l="0" t="0" r="0" b="1270"/>
            <wp:docPr id="154568677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86771" name="Picture 1" descr="A screenshot of a cha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B282" w14:textId="7FCC3F5B" w:rsidR="008F03D4" w:rsidRDefault="008F03D4" w:rsidP="008F03D4">
      <w:pPr>
        <w:pStyle w:val="Heading2"/>
      </w:pPr>
      <w:bookmarkStart w:id="16" w:name="_Toc214055706"/>
      <w:r w:rsidRPr="008F03D4">
        <w:t xml:space="preserve">3.2. </w:t>
      </w:r>
      <w:proofErr w:type="spellStart"/>
      <w:r w:rsidRPr="008F03D4">
        <w:t>Yêu</w:t>
      </w:r>
      <w:proofErr w:type="spellEnd"/>
      <w:r w:rsidRPr="008F03D4">
        <w:t xml:space="preserve"> </w:t>
      </w:r>
      <w:proofErr w:type="spellStart"/>
      <w:r w:rsidRPr="008F03D4">
        <w:t>cầu</w:t>
      </w:r>
      <w:proofErr w:type="spellEnd"/>
      <w:r w:rsidRPr="008F03D4">
        <w:t xml:space="preserve"> </w:t>
      </w:r>
      <w:proofErr w:type="spellStart"/>
      <w:r w:rsidRPr="008F03D4">
        <w:t>Chức</w:t>
      </w:r>
      <w:proofErr w:type="spellEnd"/>
      <w:r w:rsidRPr="008F03D4">
        <w:t xml:space="preserve"> </w:t>
      </w:r>
      <w:proofErr w:type="spellStart"/>
      <w:r w:rsidRPr="008F03D4">
        <w:t>năng</w:t>
      </w:r>
      <w:proofErr w:type="spellEnd"/>
      <w:r w:rsidRPr="008F03D4">
        <w:t xml:space="preserve"> (Functional Requirements)</w:t>
      </w:r>
      <w:bookmarkEnd w:id="16"/>
    </w:p>
    <w:p w14:paraId="5D7FF01D" w14:textId="77777777" w:rsidR="00B44EB6" w:rsidRPr="00B44EB6" w:rsidRDefault="00B44EB6" w:rsidP="00B44EB6"/>
    <w:p w14:paraId="7A6D8DD6" w14:textId="75863C67" w:rsidR="008861A0" w:rsidRPr="00417DCE" w:rsidRDefault="008861A0" w:rsidP="008861A0">
      <w:pPr>
        <w:pStyle w:val="Heading3"/>
      </w:pPr>
      <w:bookmarkStart w:id="17" w:name="_Toc214055707"/>
      <w:r w:rsidRPr="00417DCE">
        <w:t>3.2.</w:t>
      </w:r>
      <w:r w:rsidR="00190889">
        <w:t>1</w:t>
      </w:r>
      <w:r w:rsidRPr="00417DCE">
        <w:t>. UC-0</w:t>
      </w:r>
      <w:r w:rsidR="00896747">
        <w:t>1</w:t>
      </w:r>
      <w:r w:rsidRPr="00417DCE">
        <w:t xml:space="preserve">: </w:t>
      </w:r>
      <w:proofErr w:type="spellStart"/>
      <w:r w:rsidRPr="00417DCE">
        <w:t>Tiếp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hóa</w:t>
      </w:r>
      <w:proofErr w:type="spellEnd"/>
      <w:r w:rsidRPr="00417DCE">
        <w:t xml:space="preserve"> (</w:t>
      </w:r>
      <w:proofErr w:type="spellStart"/>
      <w:r w:rsidRPr="00417DCE">
        <w:t>theo</w:t>
      </w:r>
      <w:proofErr w:type="spellEnd"/>
      <w:r w:rsidRPr="00417DCE">
        <w:t xml:space="preserve"> PO)</w:t>
      </w:r>
      <w:bookmarkEnd w:id="17"/>
    </w:p>
    <w:p w14:paraId="57E7354A" w14:textId="77777777" w:rsidR="008861A0" w:rsidRPr="00417DCE" w:rsidRDefault="008861A0">
      <w:pPr>
        <w:numPr>
          <w:ilvl w:val="0"/>
          <w:numId w:val="6"/>
        </w:numPr>
      </w:pPr>
      <w:proofErr w:type="spellStart"/>
      <w:r w:rsidRPr="00417DCE">
        <w:rPr>
          <w:b/>
          <w:bCs/>
        </w:rPr>
        <w:t>Mô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tả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ngắn</w:t>
      </w:r>
      <w:proofErr w:type="spellEnd"/>
      <w:r w:rsidRPr="00417DCE">
        <w:rPr>
          <w:b/>
          <w:bCs/>
        </w:rPr>
        <w:t>:</w:t>
      </w:r>
      <w:r w:rsidRPr="00417DCE">
        <w:t xml:space="preserve"> </w:t>
      </w:r>
      <w:proofErr w:type="spellStart"/>
      <w:r w:rsidRPr="00417DCE">
        <w:t>Chức</w:t>
      </w:r>
      <w:proofErr w:type="spellEnd"/>
      <w:r w:rsidRPr="00417DCE">
        <w:t xml:space="preserve"> </w:t>
      </w:r>
      <w:proofErr w:type="spellStart"/>
      <w:r w:rsidRPr="00417DCE">
        <w:t>năng</w:t>
      </w:r>
      <w:proofErr w:type="spellEnd"/>
      <w:r w:rsidRPr="00417DCE">
        <w:t xml:space="preserve"> </w:t>
      </w:r>
      <w:proofErr w:type="spellStart"/>
      <w:r w:rsidRPr="00417DCE">
        <w:t>cho</w:t>
      </w:r>
      <w:proofErr w:type="spellEnd"/>
      <w:r w:rsidRPr="00417DCE">
        <w:t xml:space="preserve"> </w:t>
      </w:r>
      <w:proofErr w:type="spellStart"/>
      <w:r w:rsidRPr="00417DCE">
        <w:t>phép</w:t>
      </w:r>
      <w:proofErr w:type="spellEnd"/>
      <w:r w:rsidRPr="00417DCE">
        <w:t xml:space="preserve"> </w:t>
      </w: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Tiếp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ghi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hóa</w:t>
      </w:r>
      <w:proofErr w:type="spellEnd"/>
      <w:r w:rsidRPr="00417DCE">
        <w:t xml:space="preserve"> </w:t>
      </w:r>
      <w:proofErr w:type="spellStart"/>
      <w:r w:rsidRPr="00417DCE">
        <w:t>thực</w:t>
      </w:r>
      <w:proofErr w:type="spellEnd"/>
      <w:r w:rsidRPr="00417DCE">
        <w:t xml:space="preserve"> </w:t>
      </w:r>
      <w:proofErr w:type="spellStart"/>
      <w:r w:rsidRPr="00417DCE">
        <w:t>tế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từ</w:t>
      </w:r>
      <w:proofErr w:type="spellEnd"/>
      <w:r w:rsidRPr="00417DCE">
        <w:t xml:space="preserve"> </w:t>
      </w:r>
      <w:proofErr w:type="spellStart"/>
      <w:r w:rsidRPr="00417DCE">
        <w:t>Nhà</w:t>
      </w:r>
      <w:proofErr w:type="spellEnd"/>
      <w:r w:rsidRPr="00417DCE">
        <w:t xml:space="preserve"> </w:t>
      </w:r>
      <w:proofErr w:type="spellStart"/>
      <w:r w:rsidRPr="00417DCE">
        <w:t>cung</w:t>
      </w:r>
      <w:proofErr w:type="spellEnd"/>
      <w:r w:rsidRPr="00417DCE">
        <w:t xml:space="preserve"> </w:t>
      </w:r>
      <w:proofErr w:type="spellStart"/>
      <w:r w:rsidRPr="00417DCE">
        <w:t>cấp</w:t>
      </w:r>
      <w:proofErr w:type="spellEnd"/>
      <w:r w:rsidRPr="00417DCE">
        <w:t xml:space="preserve">, </w:t>
      </w:r>
      <w:proofErr w:type="spellStart"/>
      <w:r w:rsidRPr="00417DCE">
        <w:t>dựa</w:t>
      </w:r>
      <w:proofErr w:type="spellEnd"/>
      <w:r w:rsidRPr="00417DCE">
        <w:t xml:space="preserve"> </w:t>
      </w:r>
      <w:proofErr w:type="spellStart"/>
      <w:r w:rsidRPr="00417DCE">
        <w:t>trên</w:t>
      </w:r>
      <w:proofErr w:type="spellEnd"/>
      <w:r w:rsidRPr="00417DCE">
        <w:t xml:space="preserve"> </w:t>
      </w:r>
      <w:proofErr w:type="spellStart"/>
      <w:r w:rsidRPr="00417DCE">
        <w:t>Đơn</w:t>
      </w:r>
      <w:proofErr w:type="spellEnd"/>
      <w:r w:rsidRPr="00417DCE">
        <w:t xml:space="preserve"> </w:t>
      </w:r>
      <w:proofErr w:type="spellStart"/>
      <w:r w:rsidRPr="00417DCE">
        <w:t>Đặt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(PO) </w:t>
      </w:r>
      <w:proofErr w:type="spellStart"/>
      <w:r w:rsidRPr="00417DCE">
        <w:t>đã</w:t>
      </w:r>
      <w:proofErr w:type="spellEnd"/>
      <w:r w:rsidRPr="00417DCE">
        <w:t xml:space="preserve"> </w:t>
      </w:r>
      <w:proofErr w:type="spellStart"/>
      <w:r w:rsidRPr="00417DCE">
        <w:t>có</w:t>
      </w:r>
      <w:proofErr w:type="spellEnd"/>
      <w:r w:rsidRPr="00417DCE">
        <w:t xml:space="preserve">. </w:t>
      </w:r>
      <w:proofErr w:type="spellStart"/>
      <w:r w:rsidRPr="00417DCE">
        <w:t>Ghi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thông</w:t>
      </w:r>
      <w:proofErr w:type="spellEnd"/>
      <w:r w:rsidRPr="00417DCE">
        <w:t xml:space="preserve"> tin Lô </w:t>
      </w:r>
      <w:proofErr w:type="spellStart"/>
      <w:r w:rsidRPr="00417DCE">
        <w:t>và</w:t>
      </w:r>
      <w:proofErr w:type="spellEnd"/>
      <w:r w:rsidRPr="00417DCE">
        <w:t xml:space="preserve"> </w:t>
      </w:r>
      <w:proofErr w:type="spellStart"/>
      <w:r w:rsidRPr="00417DCE">
        <w:t>Hạn</w:t>
      </w:r>
      <w:proofErr w:type="spellEnd"/>
      <w:r w:rsidRPr="00417DCE">
        <w:t xml:space="preserve"> </w:t>
      </w:r>
      <w:proofErr w:type="spellStart"/>
      <w:r w:rsidRPr="00417DCE">
        <w:t>sử</w:t>
      </w:r>
      <w:proofErr w:type="spellEnd"/>
      <w:r w:rsidRPr="00417DCE">
        <w:t xml:space="preserve"> </w:t>
      </w:r>
      <w:proofErr w:type="spellStart"/>
      <w:r w:rsidRPr="00417DCE">
        <w:t>dụng</w:t>
      </w:r>
      <w:proofErr w:type="spellEnd"/>
      <w:r w:rsidRPr="00417DCE">
        <w:t>.</w:t>
      </w:r>
    </w:p>
    <w:p w14:paraId="5BF43D1C" w14:textId="77777777" w:rsidR="008861A0" w:rsidRPr="00417DCE" w:rsidRDefault="008861A0">
      <w:pPr>
        <w:numPr>
          <w:ilvl w:val="0"/>
          <w:numId w:val="6"/>
        </w:numPr>
      </w:pPr>
      <w:r w:rsidRPr="00417DCE">
        <w:rPr>
          <w:b/>
          <w:bCs/>
        </w:rPr>
        <w:t xml:space="preserve">Actor </w:t>
      </w:r>
      <w:proofErr w:type="spellStart"/>
      <w:r w:rsidRPr="00417DCE">
        <w:rPr>
          <w:b/>
          <w:bCs/>
        </w:rPr>
        <w:t>chính</w:t>
      </w:r>
      <w:proofErr w:type="spellEnd"/>
      <w:r w:rsidRPr="00417DCE">
        <w:rPr>
          <w:b/>
          <w:bCs/>
        </w:rPr>
        <w:t>:</w:t>
      </w:r>
      <w:r w:rsidRPr="00417DCE">
        <w:t xml:space="preserve"> </w:t>
      </w: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Tiếp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>.</w:t>
      </w:r>
    </w:p>
    <w:p w14:paraId="43D94439" w14:textId="77777777" w:rsidR="008861A0" w:rsidRPr="00417DCE" w:rsidRDefault="008861A0">
      <w:pPr>
        <w:numPr>
          <w:ilvl w:val="0"/>
          <w:numId w:val="6"/>
        </w:numPr>
      </w:pPr>
      <w:proofErr w:type="spellStart"/>
      <w:r w:rsidRPr="00417DCE">
        <w:rPr>
          <w:b/>
          <w:bCs/>
        </w:rPr>
        <w:t>Điều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kiện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tiên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quyết</w:t>
      </w:r>
      <w:proofErr w:type="spellEnd"/>
      <w:r w:rsidRPr="00417DCE">
        <w:rPr>
          <w:b/>
          <w:bCs/>
        </w:rPr>
        <w:t>:</w:t>
      </w:r>
      <w:r w:rsidRPr="00417DCE">
        <w:t xml:space="preserve"> </w:t>
      </w:r>
      <w:proofErr w:type="spellStart"/>
      <w:r w:rsidRPr="00417DCE">
        <w:t>Đã</w:t>
      </w:r>
      <w:proofErr w:type="spellEnd"/>
      <w:r w:rsidRPr="00417DCE">
        <w:t xml:space="preserve"> </w:t>
      </w:r>
      <w:proofErr w:type="spellStart"/>
      <w:r w:rsidRPr="00417DCE">
        <w:t>có</w:t>
      </w:r>
      <w:proofErr w:type="spellEnd"/>
      <w:r w:rsidRPr="00417DCE">
        <w:t xml:space="preserve"> </w:t>
      </w:r>
      <w:proofErr w:type="spellStart"/>
      <w:r w:rsidRPr="00417DCE">
        <w:t>Đơn</w:t>
      </w:r>
      <w:proofErr w:type="spellEnd"/>
      <w:r w:rsidRPr="00417DCE">
        <w:t xml:space="preserve"> Đặt </w:t>
      </w:r>
      <w:proofErr w:type="spellStart"/>
      <w:r w:rsidRPr="00417DCE">
        <w:t>hàng</w:t>
      </w:r>
      <w:proofErr w:type="spellEnd"/>
      <w:r w:rsidRPr="00417DCE">
        <w:t xml:space="preserve"> (PO) </w:t>
      </w:r>
      <w:proofErr w:type="spellStart"/>
      <w:r w:rsidRPr="00417DCE">
        <w:t>tương</w:t>
      </w:r>
      <w:proofErr w:type="spellEnd"/>
      <w:r w:rsidRPr="00417DCE">
        <w:t xml:space="preserve"> </w:t>
      </w:r>
      <w:proofErr w:type="spellStart"/>
      <w:r w:rsidRPr="00417DCE">
        <w:t>ứng</w:t>
      </w:r>
      <w:proofErr w:type="spellEnd"/>
      <w:r w:rsidRPr="00417DCE">
        <w:t xml:space="preserve"> </w:t>
      </w:r>
      <w:proofErr w:type="spellStart"/>
      <w:r w:rsidRPr="00417DCE">
        <w:t>tồn</w:t>
      </w:r>
      <w:proofErr w:type="spellEnd"/>
      <w:r w:rsidRPr="00417DCE">
        <w:t xml:space="preserve"> </w:t>
      </w:r>
      <w:proofErr w:type="spellStart"/>
      <w:r w:rsidRPr="00417DCE">
        <w:t>tại</w:t>
      </w:r>
      <w:proofErr w:type="spellEnd"/>
      <w:r w:rsidRPr="00417DCE">
        <w:t xml:space="preserve"> </w:t>
      </w:r>
      <w:proofErr w:type="spellStart"/>
      <w:r w:rsidRPr="00417DCE">
        <w:t>trên</w:t>
      </w:r>
      <w:proofErr w:type="spellEnd"/>
      <w:r w:rsidRPr="00417DCE">
        <w:t xml:space="preserve"> </w:t>
      </w: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với</w:t>
      </w:r>
      <w:proofErr w:type="spellEnd"/>
      <w:r w:rsidRPr="00417DCE">
        <w:t xml:space="preserve"> </w:t>
      </w:r>
      <w:proofErr w:type="spellStart"/>
      <w:r w:rsidRPr="00417DCE">
        <w:t>trạng</w:t>
      </w:r>
      <w:proofErr w:type="spellEnd"/>
      <w:r w:rsidRPr="00417DCE">
        <w:t xml:space="preserve"> </w:t>
      </w:r>
      <w:proofErr w:type="spellStart"/>
      <w:r w:rsidRPr="00417DCE">
        <w:t>thái</w:t>
      </w:r>
      <w:proofErr w:type="spellEnd"/>
      <w:r w:rsidRPr="00417DCE">
        <w:t xml:space="preserve"> "</w:t>
      </w:r>
      <w:proofErr w:type="spellStart"/>
      <w:r w:rsidRPr="00417DCE">
        <w:t>Chờ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>".</w:t>
      </w:r>
    </w:p>
    <w:p w14:paraId="011B0B83" w14:textId="77777777" w:rsidR="008861A0" w:rsidRPr="00417DCE" w:rsidRDefault="008861A0">
      <w:pPr>
        <w:numPr>
          <w:ilvl w:val="0"/>
          <w:numId w:val="6"/>
        </w:numPr>
      </w:pPr>
      <w:proofErr w:type="spellStart"/>
      <w:r w:rsidRPr="00417DCE">
        <w:rPr>
          <w:b/>
          <w:bCs/>
        </w:rPr>
        <w:t>Luồng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sự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kiện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chính</w:t>
      </w:r>
      <w:proofErr w:type="spellEnd"/>
      <w:r w:rsidRPr="00417DCE">
        <w:rPr>
          <w:b/>
          <w:bCs/>
        </w:rPr>
        <w:t xml:space="preserve"> (Main Flow):</w:t>
      </w:r>
    </w:p>
    <w:p w14:paraId="05955B0A" w14:textId="77777777" w:rsidR="008861A0" w:rsidRPr="00417DCE" w:rsidRDefault="008861A0">
      <w:pPr>
        <w:numPr>
          <w:ilvl w:val="1"/>
          <w:numId w:val="6"/>
        </w:numPr>
      </w:pP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Tiếp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chọn</w:t>
      </w:r>
      <w:proofErr w:type="spellEnd"/>
      <w:r w:rsidRPr="00417DCE">
        <w:t xml:space="preserve"> </w:t>
      </w:r>
      <w:proofErr w:type="spellStart"/>
      <w:r w:rsidRPr="00417DCE">
        <w:t>chức</w:t>
      </w:r>
      <w:proofErr w:type="spellEnd"/>
      <w:r w:rsidRPr="00417DCE">
        <w:t xml:space="preserve"> </w:t>
      </w:r>
      <w:proofErr w:type="spellStart"/>
      <w:r w:rsidRPr="00417DCE">
        <w:t>năng</w:t>
      </w:r>
      <w:proofErr w:type="spellEnd"/>
      <w:r w:rsidRPr="00417DCE">
        <w:t xml:space="preserve"> "</w:t>
      </w:r>
      <w:proofErr w:type="spellStart"/>
      <w:r w:rsidRPr="00417DCE">
        <w:t>Tiếp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Hàng" </w:t>
      </w:r>
      <w:proofErr w:type="spellStart"/>
      <w:r w:rsidRPr="00417DCE">
        <w:t>trên</w:t>
      </w:r>
      <w:proofErr w:type="spellEnd"/>
      <w:r w:rsidRPr="00417DCE">
        <w:t xml:space="preserve"> </w:t>
      </w:r>
      <w:proofErr w:type="spellStart"/>
      <w:r w:rsidRPr="00417DCE">
        <w:t>thiết</w:t>
      </w:r>
      <w:proofErr w:type="spellEnd"/>
      <w:r w:rsidRPr="00417DCE">
        <w:t xml:space="preserve"> </w:t>
      </w:r>
      <w:proofErr w:type="spellStart"/>
      <w:r w:rsidRPr="00417DCE">
        <w:t>bị</w:t>
      </w:r>
      <w:proofErr w:type="spellEnd"/>
      <w:r w:rsidRPr="00417DCE">
        <w:t xml:space="preserve"> di </w:t>
      </w:r>
      <w:proofErr w:type="spellStart"/>
      <w:r w:rsidRPr="00417DCE">
        <w:t>động</w:t>
      </w:r>
      <w:proofErr w:type="spellEnd"/>
      <w:r w:rsidRPr="00417DCE">
        <w:t>.</w:t>
      </w:r>
    </w:p>
    <w:p w14:paraId="4DD235D2" w14:textId="77777777" w:rsidR="008861A0" w:rsidRPr="00417DCE" w:rsidRDefault="008861A0">
      <w:pPr>
        <w:numPr>
          <w:ilvl w:val="1"/>
          <w:numId w:val="6"/>
        </w:numPr>
      </w:pP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nhập</w:t>
      </w:r>
      <w:proofErr w:type="spellEnd"/>
      <w:r w:rsidRPr="00417DCE">
        <w:t xml:space="preserve"> </w:t>
      </w:r>
      <w:proofErr w:type="spellStart"/>
      <w:r w:rsidRPr="00417DCE">
        <w:t>hoặc</w:t>
      </w:r>
      <w:proofErr w:type="spellEnd"/>
      <w:r w:rsidRPr="00417DCE">
        <w:t xml:space="preserve"> </w:t>
      </w:r>
      <w:proofErr w:type="spellStart"/>
      <w:r w:rsidRPr="00417DCE">
        <w:t>quét</w:t>
      </w:r>
      <w:proofErr w:type="spellEnd"/>
      <w:r w:rsidRPr="00417DCE">
        <w:t xml:space="preserve"> </w:t>
      </w:r>
      <w:proofErr w:type="spellStart"/>
      <w:r w:rsidRPr="00417DCE">
        <w:t>Mã</w:t>
      </w:r>
      <w:proofErr w:type="spellEnd"/>
      <w:r w:rsidRPr="00417DCE">
        <w:t xml:space="preserve"> PO.</w:t>
      </w:r>
    </w:p>
    <w:p w14:paraId="14679E8E" w14:textId="77777777" w:rsidR="008861A0" w:rsidRPr="00417DCE" w:rsidRDefault="008861A0">
      <w:pPr>
        <w:numPr>
          <w:ilvl w:val="1"/>
          <w:numId w:val="6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hiển</w:t>
      </w:r>
      <w:proofErr w:type="spellEnd"/>
      <w:r w:rsidRPr="00417DCE">
        <w:t xml:space="preserve"> </w:t>
      </w:r>
      <w:proofErr w:type="spellStart"/>
      <w:r w:rsidRPr="00417DCE">
        <w:t>thị</w:t>
      </w:r>
      <w:proofErr w:type="spellEnd"/>
      <w:r w:rsidRPr="00417DCE">
        <w:t xml:space="preserve"> </w:t>
      </w:r>
      <w:proofErr w:type="spellStart"/>
      <w:r w:rsidRPr="00417DCE">
        <w:t>danh</w:t>
      </w:r>
      <w:proofErr w:type="spellEnd"/>
      <w:r w:rsidRPr="00417DCE">
        <w:t xml:space="preserve"> </w:t>
      </w:r>
      <w:proofErr w:type="spellStart"/>
      <w:r w:rsidRPr="00417DCE">
        <w:t>sách</w:t>
      </w:r>
      <w:proofErr w:type="spellEnd"/>
      <w:r w:rsidRPr="00417DCE">
        <w:t xml:space="preserve"> </w:t>
      </w:r>
      <w:proofErr w:type="spellStart"/>
      <w:r w:rsidRPr="00417DCE">
        <w:t>các</w:t>
      </w:r>
      <w:proofErr w:type="spellEnd"/>
      <w:r w:rsidRPr="00417DCE">
        <w:t xml:space="preserve"> SKU </w:t>
      </w:r>
      <w:proofErr w:type="spellStart"/>
      <w:r w:rsidRPr="00417DCE">
        <w:t>và</w:t>
      </w:r>
      <w:proofErr w:type="spellEnd"/>
      <w:r w:rsidRPr="00417DCE">
        <w:t xml:space="preserve"> </w:t>
      </w:r>
      <w:proofErr w:type="spellStart"/>
      <w:r w:rsidRPr="00417DCE">
        <w:t>Số</w:t>
      </w:r>
      <w:proofErr w:type="spellEnd"/>
      <w:r w:rsidRPr="00417DCE">
        <w:t xml:space="preserve"> </w:t>
      </w:r>
      <w:proofErr w:type="spellStart"/>
      <w:r w:rsidRPr="00417DCE">
        <w:t>lượng</w:t>
      </w:r>
      <w:proofErr w:type="spellEnd"/>
      <w:r w:rsidRPr="00417DCE">
        <w:t xml:space="preserve"> </w:t>
      </w:r>
      <w:proofErr w:type="spellStart"/>
      <w:r w:rsidRPr="00417DCE">
        <w:t>dự</w:t>
      </w:r>
      <w:proofErr w:type="spellEnd"/>
      <w:r w:rsidRPr="00417DCE">
        <w:t xml:space="preserve"> </w:t>
      </w:r>
      <w:proofErr w:type="spellStart"/>
      <w:r w:rsidRPr="00417DCE">
        <w:t>kiến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của</w:t>
      </w:r>
      <w:proofErr w:type="spellEnd"/>
      <w:r w:rsidRPr="00417DCE">
        <w:t xml:space="preserve"> PO </w:t>
      </w:r>
      <w:proofErr w:type="spellStart"/>
      <w:r w:rsidRPr="00417DCE">
        <w:t>đó</w:t>
      </w:r>
      <w:proofErr w:type="spellEnd"/>
      <w:r w:rsidRPr="00417DCE">
        <w:t>.</w:t>
      </w:r>
    </w:p>
    <w:p w14:paraId="663A58F8" w14:textId="77777777" w:rsidR="008861A0" w:rsidRPr="00417DCE" w:rsidRDefault="008861A0">
      <w:pPr>
        <w:numPr>
          <w:ilvl w:val="1"/>
          <w:numId w:val="6"/>
        </w:numPr>
      </w:pPr>
      <w:proofErr w:type="spellStart"/>
      <w:r w:rsidRPr="00417DCE">
        <w:lastRenderedPageBreak/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quét</w:t>
      </w:r>
      <w:proofErr w:type="spellEnd"/>
      <w:r w:rsidRPr="00417DCE">
        <w:t xml:space="preserve"> </w:t>
      </w:r>
      <w:proofErr w:type="spellStart"/>
      <w:r w:rsidRPr="00417DCE">
        <w:t>Mã</w:t>
      </w:r>
      <w:proofErr w:type="spellEnd"/>
      <w:r w:rsidRPr="00417DCE">
        <w:t xml:space="preserve"> SKU </w:t>
      </w:r>
      <w:proofErr w:type="spellStart"/>
      <w:r w:rsidRPr="00417DCE">
        <w:t>của</w:t>
      </w:r>
      <w:proofErr w:type="spellEnd"/>
      <w:r w:rsidRPr="00417DCE">
        <w:t xml:space="preserve"> </w:t>
      </w:r>
      <w:proofErr w:type="spellStart"/>
      <w:r w:rsidRPr="00417DCE">
        <w:t>Mặt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thực</w:t>
      </w:r>
      <w:proofErr w:type="spellEnd"/>
      <w:r w:rsidRPr="00417DCE">
        <w:t xml:space="preserve"> </w:t>
      </w:r>
      <w:proofErr w:type="spellStart"/>
      <w:r w:rsidRPr="00417DCE">
        <w:t>tế</w:t>
      </w:r>
      <w:proofErr w:type="spellEnd"/>
      <w:r w:rsidRPr="00417DCE">
        <w:t>.</w:t>
      </w:r>
    </w:p>
    <w:p w14:paraId="67740273" w14:textId="77777777" w:rsidR="008861A0" w:rsidRPr="00417DCE" w:rsidRDefault="008861A0">
      <w:pPr>
        <w:numPr>
          <w:ilvl w:val="1"/>
          <w:numId w:val="6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xác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SKU </w:t>
      </w:r>
      <w:proofErr w:type="spellStart"/>
      <w:r w:rsidRPr="00417DCE">
        <w:t>có</w:t>
      </w:r>
      <w:proofErr w:type="spellEnd"/>
      <w:r w:rsidRPr="00417DCE">
        <w:t xml:space="preserve"> </w:t>
      </w:r>
      <w:proofErr w:type="spellStart"/>
      <w:r w:rsidRPr="00417DCE">
        <w:t>trong</w:t>
      </w:r>
      <w:proofErr w:type="spellEnd"/>
      <w:r w:rsidRPr="00417DCE">
        <w:t xml:space="preserve"> PO </w:t>
      </w:r>
      <w:proofErr w:type="spellStart"/>
      <w:r w:rsidRPr="00417DCE">
        <w:t>và</w:t>
      </w:r>
      <w:proofErr w:type="spellEnd"/>
      <w:r w:rsidRPr="00417DCE">
        <w:t xml:space="preserve"> </w:t>
      </w:r>
      <w:proofErr w:type="spellStart"/>
      <w:r w:rsidRPr="00417DCE">
        <w:t>yêu</w:t>
      </w:r>
      <w:proofErr w:type="spellEnd"/>
      <w:r w:rsidRPr="00417DCE">
        <w:t xml:space="preserve"> </w:t>
      </w:r>
      <w:proofErr w:type="spellStart"/>
      <w:r w:rsidRPr="00417DCE">
        <w:t>cầu</w:t>
      </w:r>
      <w:proofErr w:type="spellEnd"/>
      <w:r w:rsidRPr="00417DCE">
        <w:t xml:space="preserve"> </w:t>
      </w: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>:</w:t>
      </w:r>
    </w:p>
    <w:p w14:paraId="688EE63E" w14:textId="77777777" w:rsidR="008861A0" w:rsidRPr="00417DCE" w:rsidRDefault="008861A0">
      <w:pPr>
        <w:numPr>
          <w:ilvl w:val="2"/>
          <w:numId w:val="6"/>
        </w:numPr>
      </w:pPr>
      <w:proofErr w:type="spellStart"/>
      <w:r w:rsidRPr="00417DCE">
        <w:t>Nhập</w:t>
      </w:r>
      <w:proofErr w:type="spellEnd"/>
      <w:r w:rsidRPr="00417DCE">
        <w:t xml:space="preserve"> </w:t>
      </w:r>
      <w:proofErr w:type="spellStart"/>
      <w:r w:rsidRPr="00417DCE">
        <w:t>Số</w:t>
      </w:r>
      <w:proofErr w:type="spellEnd"/>
      <w:r w:rsidRPr="00417DCE">
        <w:t xml:space="preserve"> </w:t>
      </w:r>
      <w:proofErr w:type="spellStart"/>
      <w:r w:rsidRPr="00417DCE">
        <w:t>lượng</w:t>
      </w:r>
      <w:proofErr w:type="spellEnd"/>
      <w:r w:rsidRPr="00417DCE">
        <w:t xml:space="preserve"> </w:t>
      </w:r>
      <w:proofErr w:type="spellStart"/>
      <w:r w:rsidRPr="00417DCE">
        <w:t>thực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>.</w:t>
      </w:r>
    </w:p>
    <w:p w14:paraId="4D23CB03" w14:textId="1D81EA8D" w:rsidR="008861A0" w:rsidRPr="00417DCE" w:rsidRDefault="008861A0">
      <w:pPr>
        <w:numPr>
          <w:ilvl w:val="2"/>
          <w:numId w:val="6"/>
        </w:numPr>
      </w:pPr>
      <w:proofErr w:type="spellStart"/>
      <w:r w:rsidRPr="00417DCE">
        <w:t>Nhập</w:t>
      </w:r>
      <w:proofErr w:type="spellEnd"/>
      <w:r w:rsidRPr="00417DCE">
        <w:t xml:space="preserve"> (</w:t>
      </w:r>
      <w:proofErr w:type="spellStart"/>
      <w:r w:rsidRPr="00417DCE">
        <w:t>hoặc</w:t>
      </w:r>
      <w:proofErr w:type="spellEnd"/>
      <w:r w:rsidRPr="00417DCE">
        <w:t xml:space="preserve"> </w:t>
      </w:r>
      <w:proofErr w:type="spellStart"/>
      <w:r w:rsidRPr="00417DCE">
        <w:t>quét</w:t>
      </w:r>
      <w:proofErr w:type="spellEnd"/>
      <w:r w:rsidRPr="00417DCE">
        <w:t xml:space="preserve">) </w:t>
      </w:r>
      <w:proofErr w:type="spellStart"/>
      <w:r w:rsidRPr="00417DCE">
        <w:t>Số</w:t>
      </w:r>
      <w:proofErr w:type="spellEnd"/>
      <w:r w:rsidRPr="00417DCE">
        <w:t xml:space="preserve"> Lô </w:t>
      </w:r>
    </w:p>
    <w:p w14:paraId="713020E8" w14:textId="1C0FDF3E" w:rsidR="008861A0" w:rsidRPr="00417DCE" w:rsidRDefault="008861A0">
      <w:pPr>
        <w:numPr>
          <w:ilvl w:val="2"/>
          <w:numId w:val="6"/>
        </w:numPr>
      </w:pPr>
      <w:proofErr w:type="spellStart"/>
      <w:r w:rsidRPr="00417DCE">
        <w:t>Nhập</w:t>
      </w:r>
      <w:proofErr w:type="spellEnd"/>
      <w:r w:rsidRPr="00417DCE">
        <w:t xml:space="preserve"> </w:t>
      </w:r>
      <w:proofErr w:type="spellStart"/>
      <w:r w:rsidRPr="00417DCE">
        <w:t>Ngày</w:t>
      </w:r>
      <w:proofErr w:type="spellEnd"/>
      <w:r w:rsidRPr="00417DCE">
        <w:t xml:space="preserve"> </w:t>
      </w:r>
      <w:proofErr w:type="spellStart"/>
      <w:r w:rsidRPr="00417DCE">
        <w:t>Hết</w:t>
      </w:r>
      <w:proofErr w:type="spellEnd"/>
      <w:r w:rsidRPr="00417DCE">
        <w:t xml:space="preserve"> </w:t>
      </w:r>
      <w:proofErr w:type="spellStart"/>
      <w:r w:rsidRPr="00417DCE">
        <w:t>hạn</w:t>
      </w:r>
      <w:proofErr w:type="spellEnd"/>
      <w:r w:rsidRPr="00417DCE">
        <w:t xml:space="preserve"> (Expiry Date) </w:t>
      </w:r>
    </w:p>
    <w:p w14:paraId="5E6B56EC" w14:textId="77777777" w:rsidR="008861A0" w:rsidRPr="00417DCE" w:rsidRDefault="008861A0">
      <w:pPr>
        <w:numPr>
          <w:ilvl w:val="1"/>
          <w:numId w:val="6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lưu</w:t>
      </w:r>
      <w:proofErr w:type="spellEnd"/>
      <w:r w:rsidRPr="00417DCE">
        <w:t xml:space="preserve"> </w:t>
      </w:r>
      <w:proofErr w:type="spellStart"/>
      <w:r w:rsidRPr="00417DCE">
        <w:t>lại</w:t>
      </w:r>
      <w:proofErr w:type="spellEnd"/>
      <w:r w:rsidRPr="00417DCE">
        <w:t xml:space="preserve"> Lô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này</w:t>
      </w:r>
      <w:proofErr w:type="spellEnd"/>
      <w:r w:rsidRPr="00417DCE">
        <w:t xml:space="preserve"> </w:t>
      </w:r>
      <w:proofErr w:type="spellStart"/>
      <w:r w:rsidRPr="00417DCE">
        <w:t>và</w:t>
      </w:r>
      <w:proofErr w:type="spellEnd"/>
      <w:r w:rsidRPr="00417DCE">
        <w:t xml:space="preserve"> </w:t>
      </w:r>
      <w:proofErr w:type="spellStart"/>
      <w:r w:rsidRPr="00417DCE">
        <w:t>chuyển</w:t>
      </w:r>
      <w:proofErr w:type="spellEnd"/>
      <w:r w:rsidRPr="00417DCE">
        <w:t xml:space="preserve"> </w:t>
      </w:r>
      <w:proofErr w:type="spellStart"/>
      <w:r w:rsidRPr="00417DCE">
        <w:t>trạng</w:t>
      </w:r>
      <w:proofErr w:type="spellEnd"/>
      <w:r w:rsidRPr="00417DCE">
        <w:t xml:space="preserve"> </w:t>
      </w:r>
      <w:proofErr w:type="spellStart"/>
      <w:r w:rsidRPr="00417DCE">
        <w:t>thái</w:t>
      </w:r>
      <w:proofErr w:type="spellEnd"/>
      <w:r w:rsidRPr="00417DCE">
        <w:t xml:space="preserve"> </w:t>
      </w:r>
      <w:proofErr w:type="spellStart"/>
      <w:r w:rsidRPr="00417DCE">
        <w:t>của</w:t>
      </w:r>
      <w:proofErr w:type="spellEnd"/>
      <w:r w:rsidRPr="00417DCE">
        <w:t xml:space="preserve"> Lô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thành</w:t>
      </w:r>
      <w:proofErr w:type="spellEnd"/>
      <w:r w:rsidRPr="00417DCE">
        <w:t xml:space="preserve"> "</w:t>
      </w:r>
      <w:proofErr w:type="spellStart"/>
      <w:r w:rsidRPr="00417DCE">
        <w:t>Chờ</w:t>
      </w:r>
      <w:proofErr w:type="spellEnd"/>
      <w:r w:rsidRPr="00417DCE">
        <w:t xml:space="preserve"> </w:t>
      </w:r>
      <w:proofErr w:type="spellStart"/>
      <w:r w:rsidRPr="00417DCE">
        <w:t>Sắp</w:t>
      </w:r>
      <w:proofErr w:type="spellEnd"/>
      <w:r w:rsidRPr="00417DCE">
        <w:t xml:space="preserve"> </w:t>
      </w:r>
      <w:proofErr w:type="spellStart"/>
      <w:r w:rsidRPr="00417DCE">
        <w:t>xếp</w:t>
      </w:r>
      <w:proofErr w:type="spellEnd"/>
      <w:r w:rsidRPr="00417DCE">
        <w:t>".</w:t>
      </w:r>
    </w:p>
    <w:p w14:paraId="56F27247" w14:textId="77777777" w:rsidR="008861A0" w:rsidRPr="00417DCE" w:rsidRDefault="008861A0">
      <w:pPr>
        <w:numPr>
          <w:ilvl w:val="1"/>
          <w:numId w:val="6"/>
        </w:numPr>
      </w:pP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lặp</w:t>
      </w:r>
      <w:proofErr w:type="spellEnd"/>
      <w:r w:rsidRPr="00417DCE">
        <w:t xml:space="preserve"> </w:t>
      </w:r>
      <w:proofErr w:type="spellStart"/>
      <w:r w:rsidRPr="00417DCE">
        <w:t>lại</w:t>
      </w:r>
      <w:proofErr w:type="spellEnd"/>
      <w:r w:rsidRPr="00417DCE">
        <w:t xml:space="preserve"> </w:t>
      </w:r>
      <w:proofErr w:type="spellStart"/>
      <w:r w:rsidRPr="00417DCE">
        <w:t>bước</w:t>
      </w:r>
      <w:proofErr w:type="spellEnd"/>
      <w:r w:rsidRPr="00417DCE">
        <w:t xml:space="preserve"> 4-6 </w:t>
      </w:r>
      <w:proofErr w:type="spellStart"/>
      <w:r w:rsidRPr="00417DCE">
        <w:t>cho</w:t>
      </w:r>
      <w:proofErr w:type="spellEnd"/>
      <w:r w:rsidRPr="00417DCE">
        <w:t xml:space="preserve"> </w:t>
      </w:r>
      <w:proofErr w:type="spellStart"/>
      <w:r w:rsidRPr="00417DCE">
        <w:t>đến</w:t>
      </w:r>
      <w:proofErr w:type="spellEnd"/>
      <w:r w:rsidRPr="00417DCE">
        <w:t xml:space="preserve"> </w:t>
      </w:r>
      <w:proofErr w:type="spellStart"/>
      <w:r w:rsidRPr="00417DCE">
        <w:t>khi</w:t>
      </w:r>
      <w:proofErr w:type="spellEnd"/>
      <w:r w:rsidRPr="00417DCE">
        <w:t xml:space="preserve"> </w:t>
      </w:r>
      <w:proofErr w:type="spellStart"/>
      <w:r w:rsidRPr="00417DCE">
        <w:t>tất</w:t>
      </w:r>
      <w:proofErr w:type="spellEnd"/>
      <w:r w:rsidRPr="00417DCE">
        <w:t xml:space="preserve"> </w:t>
      </w:r>
      <w:proofErr w:type="spellStart"/>
      <w:r w:rsidRPr="00417DCE">
        <w:t>cả</w:t>
      </w:r>
      <w:proofErr w:type="spellEnd"/>
      <w:r w:rsidRPr="00417DCE">
        <w:t xml:space="preserve"> </w:t>
      </w:r>
      <w:proofErr w:type="spellStart"/>
      <w:r w:rsidRPr="00417DCE">
        <w:t>các</w:t>
      </w:r>
      <w:proofErr w:type="spellEnd"/>
      <w:r w:rsidRPr="00417DCE">
        <w:t xml:space="preserve"> </w:t>
      </w:r>
      <w:proofErr w:type="spellStart"/>
      <w:r w:rsidRPr="00417DCE">
        <w:t>mục</w:t>
      </w:r>
      <w:proofErr w:type="spellEnd"/>
      <w:r w:rsidRPr="00417DCE">
        <w:t xml:space="preserve"> </w:t>
      </w:r>
      <w:proofErr w:type="spellStart"/>
      <w:r w:rsidRPr="00417DCE">
        <w:t>trên</w:t>
      </w:r>
      <w:proofErr w:type="spellEnd"/>
      <w:r w:rsidRPr="00417DCE">
        <w:t xml:space="preserve"> PO </w:t>
      </w:r>
      <w:proofErr w:type="spellStart"/>
      <w:r w:rsidRPr="00417DCE">
        <w:t>được</w:t>
      </w:r>
      <w:proofErr w:type="spellEnd"/>
      <w:r w:rsidRPr="00417DCE">
        <w:t xml:space="preserve"> </w:t>
      </w:r>
      <w:proofErr w:type="spellStart"/>
      <w:r w:rsidRPr="00417DCE">
        <w:t>xử</w:t>
      </w:r>
      <w:proofErr w:type="spellEnd"/>
      <w:r w:rsidRPr="00417DCE">
        <w:t xml:space="preserve"> </w:t>
      </w:r>
      <w:proofErr w:type="spellStart"/>
      <w:r w:rsidRPr="00417DCE">
        <w:t>lý</w:t>
      </w:r>
      <w:proofErr w:type="spellEnd"/>
      <w:r w:rsidRPr="00417DCE">
        <w:t>.</w:t>
      </w:r>
    </w:p>
    <w:p w14:paraId="2E16DFC4" w14:textId="7C8239AE" w:rsidR="008861A0" w:rsidRDefault="008861A0">
      <w:pPr>
        <w:numPr>
          <w:ilvl w:val="1"/>
          <w:numId w:val="6"/>
        </w:numPr>
      </w:pP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nhấn</w:t>
      </w:r>
      <w:proofErr w:type="spellEnd"/>
      <w:r w:rsidRPr="00417DCE">
        <w:t xml:space="preserve"> "Hoàn </w:t>
      </w:r>
      <w:proofErr w:type="spellStart"/>
      <w:r w:rsidRPr="00417DCE">
        <w:t>tất</w:t>
      </w:r>
      <w:proofErr w:type="spellEnd"/>
      <w:r w:rsidRPr="00417DCE">
        <w:t xml:space="preserve"> </w:t>
      </w:r>
      <w:proofErr w:type="spellStart"/>
      <w:r w:rsidRPr="00417DCE">
        <w:t>Phiếu</w:t>
      </w:r>
      <w:proofErr w:type="spellEnd"/>
      <w:r w:rsidRPr="00417DCE">
        <w:t xml:space="preserve"> Nhập". </w:t>
      </w:r>
    </w:p>
    <w:p w14:paraId="31A8455D" w14:textId="0A5A4C86" w:rsidR="00151623" w:rsidRPr="00417DCE" w:rsidRDefault="00151623">
      <w:pPr>
        <w:numPr>
          <w:ilvl w:val="1"/>
          <w:numId w:val="6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proofErr w:type="gramStart"/>
      <w:r>
        <w:t>báo</w:t>
      </w:r>
      <w:proofErr w:type="spellEnd"/>
      <w:r>
        <w:t xml:space="preserve"> .</w:t>
      </w:r>
      <w:proofErr w:type="gramEnd"/>
      <w:r>
        <w:t xml:space="preserve"> Use case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3E93311A" w14:textId="77777777" w:rsidR="008861A0" w:rsidRPr="00417DCE" w:rsidRDefault="008861A0">
      <w:pPr>
        <w:numPr>
          <w:ilvl w:val="0"/>
          <w:numId w:val="6"/>
        </w:numPr>
      </w:pPr>
      <w:proofErr w:type="spellStart"/>
      <w:r w:rsidRPr="00417DCE">
        <w:rPr>
          <w:b/>
          <w:bCs/>
        </w:rPr>
        <w:t>Luồng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sự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kiện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thay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thế</w:t>
      </w:r>
      <w:proofErr w:type="spellEnd"/>
      <w:r w:rsidRPr="00417DCE">
        <w:rPr>
          <w:b/>
          <w:bCs/>
        </w:rPr>
        <w:t xml:space="preserve"> (Alternative Flows):</w:t>
      </w:r>
    </w:p>
    <w:p w14:paraId="2FCF968D" w14:textId="77777777" w:rsidR="008861A0" w:rsidRPr="00417DCE" w:rsidRDefault="008861A0">
      <w:pPr>
        <w:numPr>
          <w:ilvl w:val="1"/>
          <w:numId w:val="7"/>
        </w:numPr>
      </w:pPr>
      <w:r w:rsidRPr="00417DCE">
        <w:rPr>
          <w:b/>
          <w:bCs/>
        </w:rPr>
        <w:t xml:space="preserve">A1: Sai </w:t>
      </w:r>
      <w:proofErr w:type="spellStart"/>
      <w:r w:rsidRPr="00417DCE">
        <w:rPr>
          <w:b/>
          <w:bCs/>
        </w:rPr>
        <w:t>mã</w:t>
      </w:r>
      <w:proofErr w:type="spellEnd"/>
      <w:r w:rsidRPr="00417DCE">
        <w:rPr>
          <w:b/>
          <w:bCs/>
        </w:rPr>
        <w:t xml:space="preserve"> SKU (</w:t>
      </w:r>
      <w:proofErr w:type="spellStart"/>
      <w:r w:rsidRPr="00417DCE">
        <w:rPr>
          <w:b/>
          <w:bCs/>
        </w:rPr>
        <w:t>Tại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bước</w:t>
      </w:r>
      <w:proofErr w:type="spellEnd"/>
      <w:r w:rsidRPr="00417DCE">
        <w:rPr>
          <w:b/>
          <w:bCs/>
        </w:rPr>
        <w:t xml:space="preserve"> 4):</w:t>
      </w:r>
    </w:p>
    <w:p w14:paraId="49CF6C79" w14:textId="77777777" w:rsidR="008861A0" w:rsidRPr="00417DCE" w:rsidRDefault="008861A0">
      <w:pPr>
        <w:numPr>
          <w:ilvl w:val="2"/>
          <w:numId w:val="7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hiển</w:t>
      </w:r>
      <w:proofErr w:type="spellEnd"/>
      <w:r w:rsidRPr="00417DCE">
        <w:t xml:space="preserve"> </w:t>
      </w:r>
      <w:proofErr w:type="spellStart"/>
      <w:r w:rsidRPr="00417DCE">
        <w:t>thị</w:t>
      </w:r>
      <w:proofErr w:type="spellEnd"/>
      <w:r w:rsidRPr="00417DCE">
        <w:t xml:space="preserve"> </w:t>
      </w:r>
      <w:proofErr w:type="spellStart"/>
      <w:r w:rsidRPr="00417DCE">
        <w:t>thông</w:t>
      </w:r>
      <w:proofErr w:type="spellEnd"/>
      <w:r w:rsidRPr="00417DCE">
        <w:t xml:space="preserve"> </w:t>
      </w:r>
      <w:proofErr w:type="spellStart"/>
      <w:r w:rsidRPr="00417DCE">
        <w:t>báo</w:t>
      </w:r>
      <w:proofErr w:type="spellEnd"/>
      <w:r w:rsidRPr="00417DCE">
        <w:t xml:space="preserve"> </w:t>
      </w:r>
      <w:proofErr w:type="spellStart"/>
      <w:r w:rsidRPr="00417DCE">
        <w:t>lỗi</w:t>
      </w:r>
      <w:proofErr w:type="spellEnd"/>
      <w:r w:rsidRPr="00417DCE">
        <w:t xml:space="preserve"> "</w:t>
      </w:r>
      <w:proofErr w:type="spellStart"/>
      <w:r w:rsidRPr="00417DCE">
        <w:t>Mã</w:t>
      </w:r>
      <w:proofErr w:type="spellEnd"/>
      <w:r w:rsidRPr="00417DCE">
        <w:t xml:space="preserve"> SKU </w:t>
      </w:r>
      <w:proofErr w:type="spellStart"/>
      <w:r w:rsidRPr="00417DCE">
        <w:t>không</w:t>
      </w:r>
      <w:proofErr w:type="spellEnd"/>
      <w:r w:rsidRPr="00417DCE">
        <w:t xml:space="preserve"> </w:t>
      </w:r>
      <w:proofErr w:type="spellStart"/>
      <w:r w:rsidRPr="00417DCE">
        <w:t>có</w:t>
      </w:r>
      <w:proofErr w:type="spellEnd"/>
      <w:r w:rsidRPr="00417DCE">
        <w:t xml:space="preserve"> </w:t>
      </w:r>
      <w:proofErr w:type="spellStart"/>
      <w:r w:rsidRPr="00417DCE">
        <w:t>trong</w:t>
      </w:r>
      <w:proofErr w:type="spellEnd"/>
      <w:r w:rsidRPr="00417DCE">
        <w:t xml:space="preserve"> </w:t>
      </w:r>
      <w:proofErr w:type="spellStart"/>
      <w:r w:rsidRPr="00417DCE">
        <w:t>Phiếu</w:t>
      </w:r>
      <w:proofErr w:type="spellEnd"/>
      <w:r w:rsidRPr="00417DCE">
        <w:t xml:space="preserve"> </w:t>
      </w:r>
      <w:proofErr w:type="spellStart"/>
      <w:r w:rsidRPr="00417DCE">
        <w:t>Nhập</w:t>
      </w:r>
      <w:proofErr w:type="spellEnd"/>
      <w:r w:rsidRPr="00417DCE">
        <w:t>."</w:t>
      </w:r>
    </w:p>
    <w:p w14:paraId="2CDE3EC5" w14:textId="77777777" w:rsidR="008861A0" w:rsidRPr="00B07300" w:rsidRDefault="008861A0">
      <w:pPr>
        <w:numPr>
          <w:ilvl w:val="0"/>
          <w:numId w:val="6"/>
        </w:numPr>
      </w:pPr>
      <w:proofErr w:type="spellStart"/>
      <w:r w:rsidRPr="00417DCE">
        <w:rPr>
          <w:b/>
          <w:bCs/>
        </w:rPr>
        <w:t>Biểu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đồ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Tuần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minh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họa</w:t>
      </w:r>
      <w:proofErr w:type="spellEnd"/>
      <w:r w:rsidRPr="00417DCE">
        <w:rPr>
          <w:b/>
          <w:bCs/>
        </w:rPr>
        <w:t xml:space="preserve"> (Sequence Diagram):</w:t>
      </w:r>
    </w:p>
    <w:p w14:paraId="79ED8C77" w14:textId="77777777" w:rsidR="00EB086F" w:rsidRDefault="00AF5854" w:rsidP="004A5B7B">
      <w:pPr>
        <w:ind w:left="720"/>
        <w:rPr>
          <w:noProof/>
        </w:rPr>
      </w:pPr>
      <w:r w:rsidRPr="00AF5854">
        <w:rPr>
          <w:noProof/>
        </w:rPr>
        <w:lastRenderedPageBreak/>
        <w:drawing>
          <wp:inline distT="0" distB="0" distL="0" distR="0" wp14:anchorId="664C1052" wp14:editId="7378FD9E">
            <wp:extent cx="5943600" cy="5822315"/>
            <wp:effectExtent l="0" t="0" r="0" b="6985"/>
            <wp:docPr id="205805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56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650A" w14:textId="67AD2EE9" w:rsidR="00B07300" w:rsidRPr="00417DCE" w:rsidRDefault="004A5B7B" w:rsidP="004A5B7B">
      <w:pPr>
        <w:ind w:left="720"/>
      </w:pPr>
      <w:r w:rsidRPr="004A5B7B">
        <w:rPr>
          <w:noProof/>
        </w:rPr>
        <w:lastRenderedPageBreak/>
        <w:drawing>
          <wp:inline distT="0" distB="0" distL="0" distR="0" wp14:anchorId="043D8E1F" wp14:editId="004BCE67">
            <wp:extent cx="5943600" cy="5927090"/>
            <wp:effectExtent l="0" t="0" r="0" b="0"/>
            <wp:docPr id="94090456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04569" name="Picture 1" descr="A diagram of a dia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A0A4" w14:textId="02FF5201" w:rsidR="005D6FDE" w:rsidRPr="00417DCE" w:rsidRDefault="005D6FDE" w:rsidP="005D6FDE">
      <w:pPr>
        <w:pStyle w:val="Heading3"/>
      </w:pPr>
      <w:bookmarkStart w:id="18" w:name="_Toc214055708"/>
      <w:r w:rsidRPr="00417DCE">
        <w:t>3.2.</w:t>
      </w:r>
      <w:r w:rsidR="00190889">
        <w:t>2</w:t>
      </w:r>
      <w:r w:rsidRPr="00417DCE">
        <w:t>. UC-0</w:t>
      </w:r>
      <w:r w:rsidR="00761A30">
        <w:t>2</w:t>
      </w:r>
      <w:r w:rsidRPr="00417DCE">
        <w:t xml:space="preserve">: </w:t>
      </w:r>
      <w:proofErr w:type="spellStart"/>
      <w:r w:rsidRPr="00417DCE">
        <w:t>Sắp</w:t>
      </w:r>
      <w:proofErr w:type="spellEnd"/>
      <w:r w:rsidRPr="00417DCE">
        <w:t xml:space="preserve"> </w:t>
      </w:r>
      <w:proofErr w:type="spellStart"/>
      <w:r w:rsidRPr="00417DCE">
        <w:t>xếp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(</w:t>
      </w:r>
      <w:proofErr w:type="spellStart"/>
      <w:r w:rsidRPr="00417DCE">
        <w:t>Putaway</w:t>
      </w:r>
      <w:proofErr w:type="spellEnd"/>
      <w:r w:rsidRPr="00417DCE">
        <w:t>)</w:t>
      </w:r>
      <w:bookmarkEnd w:id="18"/>
    </w:p>
    <w:p w14:paraId="5830889F" w14:textId="77777777" w:rsidR="005D6FDE" w:rsidRPr="00417DCE" w:rsidRDefault="005D6FDE">
      <w:pPr>
        <w:numPr>
          <w:ilvl w:val="0"/>
          <w:numId w:val="8"/>
        </w:numPr>
      </w:pPr>
      <w:proofErr w:type="spellStart"/>
      <w:r w:rsidRPr="00417DCE">
        <w:rPr>
          <w:b/>
          <w:bCs/>
        </w:rPr>
        <w:t>Mô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tả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ngắn</w:t>
      </w:r>
      <w:proofErr w:type="spellEnd"/>
      <w:r w:rsidRPr="00417DCE">
        <w:rPr>
          <w:b/>
          <w:bCs/>
        </w:rPr>
        <w:t>:</w:t>
      </w:r>
      <w:r w:rsidRPr="00417DCE">
        <w:t xml:space="preserve"> </w:t>
      </w:r>
      <w:proofErr w:type="spellStart"/>
      <w:r w:rsidRPr="00417DCE">
        <w:t>Chức</w:t>
      </w:r>
      <w:proofErr w:type="spellEnd"/>
      <w:r w:rsidRPr="00417DCE">
        <w:t xml:space="preserve"> </w:t>
      </w:r>
      <w:proofErr w:type="spellStart"/>
      <w:r w:rsidRPr="00417DCE">
        <w:t>năng</w:t>
      </w:r>
      <w:proofErr w:type="spellEnd"/>
      <w:r w:rsidRPr="00417DCE">
        <w:t xml:space="preserve"> </w:t>
      </w:r>
      <w:proofErr w:type="spellStart"/>
      <w:r w:rsidRPr="00417DCE">
        <w:t>hướng</w:t>
      </w:r>
      <w:proofErr w:type="spellEnd"/>
      <w:r w:rsidRPr="00417DCE">
        <w:t xml:space="preserve"> </w:t>
      </w:r>
      <w:proofErr w:type="spellStart"/>
      <w:r w:rsidRPr="00417DCE">
        <w:t>dẫn</w:t>
      </w:r>
      <w:proofErr w:type="spellEnd"/>
      <w:r w:rsidRPr="00417DCE">
        <w:t xml:space="preserve"> </w:t>
      </w: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Kho </w:t>
      </w:r>
      <w:proofErr w:type="spellStart"/>
      <w:r w:rsidRPr="00417DCE">
        <w:t>cất</w:t>
      </w:r>
      <w:proofErr w:type="spellEnd"/>
      <w:r w:rsidRPr="00417DCE">
        <w:t xml:space="preserve"> Lô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vừa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vào</w:t>
      </w:r>
      <w:proofErr w:type="spellEnd"/>
      <w:r w:rsidRPr="00417DCE">
        <w:t xml:space="preserve"> </w:t>
      </w:r>
      <w:proofErr w:type="spellStart"/>
      <w:r w:rsidRPr="00417DCE">
        <w:t>một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lưu</w:t>
      </w:r>
      <w:proofErr w:type="spellEnd"/>
      <w:r w:rsidRPr="00417DCE">
        <w:t xml:space="preserve"> </w:t>
      </w:r>
      <w:proofErr w:type="spellStart"/>
      <w:r w:rsidRPr="00417DCE">
        <w:t>trữ</w:t>
      </w:r>
      <w:proofErr w:type="spellEnd"/>
      <w:r w:rsidRPr="00417DCE">
        <w:t xml:space="preserve"> </w:t>
      </w:r>
      <w:proofErr w:type="spellStart"/>
      <w:r w:rsidRPr="00417DCE">
        <w:t>tối</w:t>
      </w:r>
      <w:proofErr w:type="spellEnd"/>
      <w:r w:rsidRPr="00417DCE">
        <w:t xml:space="preserve"> </w:t>
      </w:r>
      <w:proofErr w:type="spellStart"/>
      <w:r w:rsidRPr="00417DCE">
        <w:t>ưu</w:t>
      </w:r>
      <w:proofErr w:type="spellEnd"/>
      <w:r w:rsidRPr="00417DCE">
        <w:t xml:space="preserve"> do </w:t>
      </w: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đề</w:t>
      </w:r>
      <w:proofErr w:type="spellEnd"/>
      <w:r w:rsidRPr="00417DCE">
        <w:t xml:space="preserve"> </w:t>
      </w:r>
      <w:proofErr w:type="spellStart"/>
      <w:r w:rsidRPr="00417DCE">
        <w:t>xuất</w:t>
      </w:r>
      <w:proofErr w:type="spellEnd"/>
      <w:r w:rsidRPr="00417DCE">
        <w:t>.</w:t>
      </w:r>
    </w:p>
    <w:p w14:paraId="58F61BD2" w14:textId="77777777" w:rsidR="005D6FDE" w:rsidRPr="00417DCE" w:rsidRDefault="005D6FDE">
      <w:pPr>
        <w:numPr>
          <w:ilvl w:val="0"/>
          <w:numId w:val="8"/>
        </w:numPr>
      </w:pPr>
      <w:r w:rsidRPr="00417DCE">
        <w:rPr>
          <w:b/>
          <w:bCs/>
        </w:rPr>
        <w:t xml:space="preserve">Actor </w:t>
      </w:r>
      <w:proofErr w:type="spellStart"/>
      <w:r w:rsidRPr="00417DCE">
        <w:rPr>
          <w:b/>
          <w:bCs/>
        </w:rPr>
        <w:t>chính</w:t>
      </w:r>
      <w:proofErr w:type="spellEnd"/>
      <w:r w:rsidRPr="00417DCE">
        <w:rPr>
          <w:b/>
          <w:bCs/>
        </w:rPr>
        <w:t>:</w:t>
      </w:r>
      <w:r w:rsidRPr="00417DCE">
        <w:t xml:space="preserve"> </w:t>
      </w: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Kho.</w:t>
      </w:r>
    </w:p>
    <w:p w14:paraId="74961BE1" w14:textId="77777777" w:rsidR="005D6FDE" w:rsidRPr="00417DCE" w:rsidRDefault="005D6FDE">
      <w:pPr>
        <w:numPr>
          <w:ilvl w:val="0"/>
          <w:numId w:val="8"/>
        </w:numPr>
      </w:pPr>
      <w:proofErr w:type="spellStart"/>
      <w:r w:rsidRPr="00417DCE">
        <w:rPr>
          <w:b/>
          <w:bCs/>
        </w:rPr>
        <w:t>Điều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kiện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tiên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quyết</w:t>
      </w:r>
      <w:proofErr w:type="spellEnd"/>
      <w:r w:rsidRPr="00417DCE">
        <w:rPr>
          <w:b/>
          <w:bCs/>
        </w:rPr>
        <w:t>:</w:t>
      </w:r>
      <w:r w:rsidRPr="00417DCE">
        <w:t xml:space="preserve"> </w:t>
      </w:r>
      <w:proofErr w:type="spellStart"/>
      <w:r w:rsidRPr="00417DCE">
        <w:t>Có</w:t>
      </w:r>
      <w:proofErr w:type="spellEnd"/>
      <w:r w:rsidRPr="00417DCE">
        <w:t xml:space="preserve"> </w:t>
      </w:r>
      <w:proofErr w:type="spellStart"/>
      <w:r w:rsidRPr="00417DCE">
        <w:t>ít</w:t>
      </w:r>
      <w:proofErr w:type="spellEnd"/>
      <w:r w:rsidRPr="00417DCE">
        <w:t xml:space="preserve"> </w:t>
      </w:r>
      <w:proofErr w:type="spellStart"/>
      <w:r w:rsidRPr="00417DCE">
        <w:t>nhất</w:t>
      </w:r>
      <w:proofErr w:type="spellEnd"/>
      <w:r w:rsidRPr="00417DCE">
        <w:t xml:space="preserve"> </w:t>
      </w:r>
      <w:proofErr w:type="spellStart"/>
      <w:r w:rsidRPr="00417DCE">
        <w:t>một</w:t>
      </w:r>
      <w:proofErr w:type="spellEnd"/>
      <w:r w:rsidRPr="00417DCE">
        <w:t xml:space="preserve"> Lô </w:t>
      </w:r>
      <w:proofErr w:type="spellStart"/>
      <w:r w:rsidRPr="00417DCE">
        <w:t>hàng</w:t>
      </w:r>
      <w:proofErr w:type="spellEnd"/>
      <w:r w:rsidRPr="00417DCE">
        <w:t xml:space="preserve"> ở </w:t>
      </w:r>
      <w:proofErr w:type="spellStart"/>
      <w:r w:rsidRPr="00417DCE">
        <w:t>trạng</w:t>
      </w:r>
      <w:proofErr w:type="spellEnd"/>
      <w:r w:rsidRPr="00417DCE">
        <w:t xml:space="preserve"> </w:t>
      </w:r>
      <w:proofErr w:type="spellStart"/>
      <w:r w:rsidRPr="00417DCE">
        <w:t>thái</w:t>
      </w:r>
      <w:proofErr w:type="spellEnd"/>
      <w:r w:rsidRPr="00417DCE">
        <w:t xml:space="preserve"> "</w:t>
      </w:r>
      <w:proofErr w:type="spellStart"/>
      <w:r w:rsidRPr="00417DCE">
        <w:t>Chờ</w:t>
      </w:r>
      <w:proofErr w:type="spellEnd"/>
      <w:r w:rsidRPr="00417DCE">
        <w:t xml:space="preserve"> </w:t>
      </w:r>
      <w:proofErr w:type="spellStart"/>
      <w:r w:rsidRPr="00417DCE">
        <w:t>Sắp</w:t>
      </w:r>
      <w:proofErr w:type="spellEnd"/>
      <w:r w:rsidRPr="00417DCE">
        <w:t xml:space="preserve"> </w:t>
      </w:r>
      <w:proofErr w:type="spellStart"/>
      <w:r w:rsidRPr="00417DCE">
        <w:t>xếp</w:t>
      </w:r>
      <w:proofErr w:type="spellEnd"/>
      <w:r w:rsidRPr="00417DCE">
        <w:t>".</w:t>
      </w:r>
    </w:p>
    <w:p w14:paraId="3DB889B7" w14:textId="77777777" w:rsidR="005D6FDE" w:rsidRPr="00417DCE" w:rsidRDefault="005D6FDE">
      <w:pPr>
        <w:numPr>
          <w:ilvl w:val="0"/>
          <w:numId w:val="8"/>
        </w:numPr>
      </w:pPr>
      <w:proofErr w:type="spellStart"/>
      <w:r w:rsidRPr="00417DCE">
        <w:rPr>
          <w:b/>
          <w:bCs/>
        </w:rPr>
        <w:t>Luồng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sự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kiện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chính</w:t>
      </w:r>
      <w:proofErr w:type="spellEnd"/>
      <w:r w:rsidRPr="00417DCE">
        <w:rPr>
          <w:b/>
          <w:bCs/>
        </w:rPr>
        <w:t xml:space="preserve"> (Main Flow):</w:t>
      </w:r>
    </w:p>
    <w:p w14:paraId="6B87F86F" w14:textId="77777777" w:rsidR="005D6FDE" w:rsidRPr="00417DCE" w:rsidRDefault="005D6FDE">
      <w:pPr>
        <w:numPr>
          <w:ilvl w:val="1"/>
          <w:numId w:val="8"/>
        </w:numPr>
      </w:pP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Kho </w:t>
      </w:r>
      <w:proofErr w:type="spellStart"/>
      <w:r w:rsidRPr="00417DCE">
        <w:t>chọn</w:t>
      </w:r>
      <w:proofErr w:type="spellEnd"/>
      <w:r w:rsidRPr="00417DCE">
        <w:t xml:space="preserve"> </w:t>
      </w:r>
      <w:proofErr w:type="spellStart"/>
      <w:r w:rsidRPr="00417DCE">
        <w:t>chức</w:t>
      </w:r>
      <w:proofErr w:type="spellEnd"/>
      <w:r w:rsidRPr="00417DCE">
        <w:t xml:space="preserve"> </w:t>
      </w:r>
      <w:proofErr w:type="spellStart"/>
      <w:r w:rsidRPr="00417DCE">
        <w:t>năng</w:t>
      </w:r>
      <w:proofErr w:type="spellEnd"/>
      <w:r w:rsidRPr="00417DCE">
        <w:t xml:space="preserve"> "</w:t>
      </w:r>
      <w:proofErr w:type="spellStart"/>
      <w:r w:rsidRPr="00417DCE">
        <w:t>Sắp</w:t>
      </w:r>
      <w:proofErr w:type="spellEnd"/>
      <w:r w:rsidRPr="00417DCE">
        <w:t xml:space="preserve"> </w:t>
      </w:r>
      <w:proofErr w:type="spellStart"/>
      <w:r w:rsidRPr="00417DCE">
        <w:t>xếp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" </w:t>
      </w:r>
      <w:proofErr w:type="spellStart"/>
      <w:r w:rsidRPr="00417DCE">
        <w:t>trên</w:t>
      </w:r>
      <w:proofErr w:type="spellEnd"/>
      <w:r w:rsidRPr="00417DCE">
        <w:t xml:space="preserve"> </w:t>
      </w:r>
      <w:proofErr w:type="spellStart"/>
      <w:r w:rsidRPr="00417DCE">
        <w:t>thiết</w:t>
      </w:r>
      <w:proofErr w:type="spellEnd"/>
      <w:r w:rsidRPr="00417DCE">
        <w:t xml:space="preserve"> </w:t>
      </w:r>
      <w:proofErr w:type="spellStart"/>
      <w:r w:rsidRPr="00417DCE">
        <w:t>bị</w:t>
      </w:r>
      <w:proofErr w:type="spellEnd"/>
      <w:r w:rsidRPr="00417DCE">
        <w:t xml:space="preserve"> di </w:t>
      </w:r>
      <w:proofErr w:type="spellStart"/>
      <w:r w:rsidRPr="00417DCE">
        <w:t>động</w:t>
      </w:r>
      <w:proofErr w:type="spellEnd"/>
      <w:r w:rsidRPr="00417DCE">
        <w:t>.</w:t>
      </w:r>
    </w:p>
    <w:p w14:paraId="5A52BB0D" w14:textId="77777777" w:rsidR="005D6FDE" w:rsidRPr="00417DCE" w:rsidRDefault="005D6FDE">
      <w:pPr>
        <w:numPr>
          <w:ilvl w:val="1"/>
          <w:numId w:val="8"/>
        </w:numPr>
      </w:pPr>
      <w:proofErr w:type="spellStart"/>
      <w:r w:rsidRPr="00417DCE">
        <w:lastRenderedPageBreak/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hiển</w:t>
      </w:r>
      <w:proofErr w:type="spellEnd"/>
      <w:r w:rsidRPr="00417DCE">
        <w:t xml:space="preserve"> </w:t>
      </w:r>
      <w:proofErr w:type="spellStart"/>
      <w:r w:rsidRPr="00417DCE">
        <w:t>thị</w:t>
      </w:r>
      <w:proofErr w:type="spellEnd"/>
      <w:r w:rsidRPr="00417DCE">
        <w:t xml:space="preserve"> </w:t>
      </w:r>
      <w:proofErr w:type="spellStart"/>
      <w:r w:rsidRPr="00417DCE">
        <w:t>danh</w:t>
      </w:r>
      <w:proofErr w:type="spellEnd"/>
      <w:r w:rsidRPr="00417DCE">
        <w:t xml:space="preserve"> </w:t>
      </w:r>
      <w:proofErr w:type="spellStart"/>
      <w:r w:rsidRPr="00417DCE">
        <w:t>sách</w:t>
      </w:r>
      <w:proofErr w:type="spellEnd"/>
      <w:r w:rsidRPr="00417DCE">
        <w:t xml:space="preserve"> </w:t>
      </w:r>
      <w:proofErr w:type="spellStart"/>
      <w:r w:rsidRPr="00417DCE">
        <w:t>các</w:t>
      </w:r>
      <w:proofErr w:type="spellEnd"/>
      <w:r w:rsidRPr="00417DCE">
        <w:t xml:space="preserve"> Lô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đang</w:t>
      </w:r>
      <w:proofErr w:type="spellEnd"/>
      <w:r w:rsidRPr="00417DCE">
        <w:t xml:space="preserve"> "</w:t>
      </w:r>
      <w:proofErr w:type="spellStart"/>
      <w:r w:rsidRPr="00417DCE">
        <w:t>Chờ</w:t>
      </w:r>
      <w:proofErr w:type="spellEnd"/>
      <w:r w:rsidRPr="00417DCE">
        <w:t xml:space="preserve"> </w:t>
      </w:r>
      <w:proofErr w:type="spellStart"/>
      <w:r w:rsidRPr="00417DCE">
        <w:t>Sắp</w:t>
      </w:r>
      <w:proofErr w:type="spellEnd"/>
      <w:r w:rsidRPr="00417DCE">
        <w:t xml:space="preserve"> </w:t>
      </w:r>
      <w:proofErr w:type="spellStart"/>
      <w:r w:rsidRPr="00417DCE">
        <w:t>xếp</w:t>
      </w:r>
      <w:proofErr w:type="spellEnd"/>
      <w:r w:rsidRPr="00417DCE">
        <w:t>".</w:t>
      </w:r>
    </w:p>
    <w:p w14:paraId="32DEBDF6" w14:textId="77777777" w:rsidR="005D6FDE" w:rsidRPr="00417DCE" w:rsidRDefault="005D6FDE">
      <w:pPr>
        <w:numPr>
          <w:ilvl w:val="1"/>
          <w:numId w:val="8"/>
        </w:numPr>
      </w:pP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chọn</w:t>
      </w:r>
      <w:proofErr w:type="spellEnd"/>
      <w:r w:rsidRPr="00417DCE">
        <w:t xml:space="preserve"> (</w:t>
      </w:r>
      <w:proofErr w:type="spellStart"/>
      <w:r w:rsidRPr="00417DCE">
        <w:t>hoặc</w:t>
      </w:r>
      <w:proofErr w:type="spellEnd"/>
      <w:r w:rsidRPr="00417DCE">
        <w:t xml:space="preserve"> </w:t>
      </w:r>
      <w:proofErr w:type="spellStart"/>
      <w:r w:rsidRPr="00417DCE">
        <w:t>quét</w:t>
      </w:r>
      <w:proofErr w:type="spellEnd"/>
      <w:r w:rsidRPr="00417DCE">
        <w:t xml:space="preserve">) Lô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cần</w:t>
      </w:r>
      <w:proofErr w:type="spellEnd"/>
      <w:r w:rsidRPr="00417DCE">
        <w:t xml:space="preserve"> </w:t>
      </w:r>
      <w:proofErr w:type="spellStart"/>
      <w:r w:rsidRPr="00417DCE">
        <w:t>sắp</w:t>
      </w:r>
      <w:proofErr w:type="spellEnd"/>
      <w:r w:rsidRPr="00417DCE">
        <w:t xml:space="preserve"> </w:t>
      </w:r>
      <w:proofErr w:type="spellStart"/>
      <w:r w:rsidRPr="00417DCE">
        <w:t>xếp</w:t>
      </w:r>
      <w:proofErr w:type="spellEnd"/>
      <w:r w:rsidRPr="00417DCE">
        <w:t>.</w:t>
      </w:r>
    </w:p>
    <w:p w14:paraId="406C5D70" w14:textId="68FE16B5" w:rsidR="005D6FDE" w:rsidRPr="00417DCE" w:rsidRDefault="005D6FDE">
      <w:pPr>
        <w:numPr>
          <w:ilvl w:val="1"/>
          <w:numId w:val="8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hiển</w:t>
      </w:r>
      <w:proofErr w:type="spellEnd"/>
      <w:r w:rsidRPr="00417DCE">
        <w:t xml:space="preserve"> </w:t>
      </w:r>
      <w:proofErr w:type="spellStart"/>
      <w:r w:rsidRPr="00417DCE">
        <w:t>thị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đề</w:t>
      </w:r>
      <w:proofErr w:type="spellEnd"/>
      <w:r w:rsidRPr="00417DCE">
        <w:t xml:space="preserve"> </w:t>
      </w:r>
      <w:proofErr w:type="spellStart"/>
      <w:r w:rsidRPr="00417DCE">
        <w:t>xuất</w:t>
      </w:r>
      <w:proofErr w:type="spellEnd"/>
      <w:r w:rsidRPr="00417DCE">
        <w:t xml:space="preserve"> </w:t>
      </w:r>
      <w:proofErr w:type="spellStart"/>
      <w:r w:rsidRPr="00417DCE">
        <w:t>và</w:t>
      </w:r>
      <w:proofErr w:type="spellEnd"/>
      <w:r w:rsidRPr="00417DCE">
        <w:t xml:space="preserve"> </w:t>
      </w:r>
      <w:proofErr w:type="spellStart"/>
      <w:r w:rsidRPr="00417DCE">
        <w:t>hướng</w:t>
      </w:r>
      <w:proofErr w:type="spellEnd"/>
      <w:r w:rsidRPr="00417DCE">
        <w:t xml:space="preserve"> </w:t>
      </w:r>
      <w:proofErr w:type="spellStart"/>
      <w:r w:rsidRPr="00417DCE">
        <w:t>dẫn</w:t>
      </w:r>
      <w:proofErr w:type="spellEnd"/>
      <w:r w:rsidRPr="00417DCE">
        <w:t xml:space="preserve"> </w:t>
      </w: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di </w:t>
      </w:r>
      <w:proofErr w:type="spellStart"/>
      <w:r w:rsidRPr="00417DCE">
        <w:t>chuyển</w:t>
      </w:r>
      <w:proofErr w:type="spellEnd"/>
      <w:r w:rsidRPr="00417DCE">
        <w:t xml:space="preserve"> </w:t>
      </w:r>
      <w:proofErr w:type="spellStart"/>
      <w:r w:rsidRPr="00417DCE">
        <w:t>đến</w:t>
      </w:r>
      <w:proofErr w:type="spellEnd"/>
      <w:r w:rsidRPr="00417DCE">
        <w:t xml:space="preserve"> </w:t>
      </w:r>
      <w:proofErr w:type="spellStart"/>
      <w:r w:rsidRPr="00417DCE">
        <w:t>đó</w:t>
      </w:r>
      <w:proofErr w:type="spellEnd"/>
      <w:r w:rsidRPr="00417DCE">
        <w:t>.</w:t>
      </w:r>
    </w:p>
    <w:p w14:paraId="18496BE7" w14:textId="77777777" w:rsidR="005D6FDE" w:rsidRPr="00417DCE" w:rsidRDefault="005D6FDE">
      <w:pPr>
        <w:numPr>
          <w:ilvl w:val="1"/>
          <w:numId w:val="8"/>
        </w:numPr>
      </w:pP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di </w:t>
      </w:r>
      <w:proofErr w:type="spellStart"/>
      <w:r w:rsidRPr="00417DCE">
        <w:t>chuyển</w:t>
      </w:r>
      <w:proofErr w:type="spellEnd"/>
      <w:r w:rsidRPr="00417DCE">
        <w:t xml:space="preserve"> </w:t>
      </w:r>
      <w:proofErr w:type="spellStart"/>
      <w:r w:rsidRPr="00417DCE">
        <w:t>đến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và</w:t>
      </w:r>
      <w:proofErr w:type="spellEnd"/>
      <w:r w:rsidRPr="00417DCE">
        <w:t xml:space="preserve"> </w:t>
      </w:r>
      <w:proofErr w:type="spellStart"/>
      <w:r w:rsidRPr="00417DCE">
        <w:t>quét</w:t>
      </w:r>
      <w:proofErr w:type="spellEnd"/>
      <w:r w:rsidRPr="00417DCE">
        <w:t xml:space="preserve"> </w:t>
      </w:r>
      <w:proofErr w:type="spellStart"/>
      <w:r w:rsidRPr="00417DCE">
        <w:t>Mã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tại</w:t>
      </w:r>
      <w:proofErr w:type="spellEnd"/>
      <w:r w:rsidRPr="00417DCE">
        <w:t xml:space="preserve"> </w:t>
      </w:r>
      <w:proofErr w:type="spellStart"/>
      <w:r w:rsidRPr="00417DCE">
        <w:t>đó</w:t>
      </w:r>
      <w:proofErr w:type="spellEnd"/>
      <w:r w:rsidRPr="00417DCE">
        <w:t>.</w:t>
      </w:r>
    </w:p>
    <w:p w14:paraId="53BD4B11" w14:textId="77777777" w:rsidR="005D6FDE" w:rsidRPr="00417DCE" w:rsidRDefault="005D6FDE">
      <w:pPr>
        <w:numPr>
          <w:ilvl w:val="1"/>
          <w:numId w:val="8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xác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quét</w:t>
      </w:r>
      <w:proofErr w:type="spellEnd"/>
      <w:r w:rsidRPr="00417DCE">
        <w:t xml:space="preserve"> </w:t>
      </w:r>
      <w:proofErr w:type="spellStart"/>
      <w:r w:rsidRPr="00417DCE">
        <w:t>khớp</w:t>
      </w:r>
      <w:proofErr w:type="spellEnd"/>
      <w:r w:rsidRPr="00417DCE">
        <w:t xml:space="preserve"> </w:t>
      </w:r>
      <w:proofErr w:type="spellStart"/>
      <w:r w:rsidRPr="00417DCE">
        <w:t>với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đề</w:t>
      </w:r>
      <w:proofErr w:type="spellEnd"/>
      <w:r w:rsidRPr="00417DCE">
        <w:t xml:space="preserve"> </w:t>
      </w:r>
      <w:proofErr w:type="spellStart"/>
      <w:r w:rsidRPr="00417DCE">
        <w:t>xuất</w:t>
      </w:r>
      <w:proofErr w:type="spellEnd"/>
      <w:r w:rsidRPr="00417DCE">
        <w:t>.</w:t>
      </w:r>
    </w:p>
    <w:p w14:paraId="1FF5B653" w14:textId="77777777" w:rsidR="005D6FDE" w:rsidRPr="00417DCE" w:rsidRDefault="005D6FDE">
      <w:pPr>
        <w:numPr>
          <w:ilvl w:val="1"/>
          <w:numId w:val="8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cập</w:t>
      </w:r>
      <w:proofErr w:type="spellEnd"/>
      <w:r w:rsidRPr="00417DCE">
        <w:t xml:space="preserve"> </w:t>
      </w:r>
      <w:proofErr w:type="spellStart"/>
      <w:r w:rsidRPr="00417DCE">
        <w:t>nhật</w:t>
      </w:r>
      <w:proofErr w:type="spellEnd"/>
      <w:r w:rsidRPr="00417DCE">
        <w:t xml:space="preserve"> CSDL: Lô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này</w:t>
      </w:r>
      <w:proofErr w:type="spellEnd"/>
      <w:r w:rsidRPr="00417DCE">
        <w:t xml:space="preserve"> </w:t>
      </w:r>
      <w:proofErr w:type="spellStart"/>
      <w:r w:rsidRPr="00417DCE">
        <w:t>được</w:t>
      </w:r>
      <w:proofErr w:type="spellEnd"/>
      <w:r w:rsidRPr="00417DCE">
        <w:t xml:space="preserve"> </w:t>
      </w:r>
      <w:proofErr w:type="spellStart"/>
      <w:r w:rsidRPr="00417DCE">
        <w:t>gán</w:t>
      </w:r>
      <w:proofErr w:type="spellEnd"/>
      <w:r w:rsidRPr="00417DCE">
        <w:t xml:space="preserve"> </w:t>
      </w:r>
      <w:proofErr w:type="spellStart"/>
      <w:r w:rsidRPr="00417DCE">
        <w:t>vào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đó</w:t>
      </w:r>
      <w:proofErr w:type="spellEnd"/>
      <w:r w:rsidRPr="00417DCE">
        <w:t xml:space="preserve">, </w:t>
      </w:r>
      <w:proofErr w:type="spellStart"/>
      <w:r w:rsidRPr="00417DCE">
        <w:t>trạng</w:t>
      </w:r>
      <w:proofErr w:type="spellEnd"/>
      <w:r w:rsidRPr="00417DCE">
        <w:t xml:space="preserve"> </w:t>
      </w:r>
      <w:proofErr w:type="spellStart"/>
      <w:r w:rsidRPr="00417DCE">
        <w:t>thái</w:t>
      </w:r>
      <w:proofErr w:type="spellEnd"/>
      <w:r w:rsidRPr="00417DCE">
        <w:t xml:space="preserve"> Lô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chuyển</w:t>
      </w:r>
      <w:proofErr w:type="spellEnd"/>
      <w:r w:rsidRPr="00417DCE">
        <w:t xml:space="preserve"> </w:t>
      </w:r>
      <w:proofErr w:type="spellStart"/>
      <w:r w:rsidRPr="00417DCE">
        <w:t>thành</w:t>
      </w:r>
      <w:proofErr w:type="spellEnd"/>
      <w:r w:rsidRPr="00417DCE">
        <w:t xml:space="preserve"> "</w:t>
      </w:r>
      <w:proofErr w:type="spellStart"/>
      <w:r w:rsidRPr="00417DCE">
        <w:t>Đang</w:t>
      </w:r>
      <w:proofErr w:type="spellEnd"/>
      <w:r w:rsidRPr="00417DCE">
        <w:t xml:space="preserve"> </w:t>
      </w:r>
      <w:proofErr w:type="spellStart"/>
      <w:r w:rsidRPr="00417DCE">
        <w:t>Tồn</w:t>
      </w:r>
      <w:proofErr w:type="spellEnd"/>
      <w:r w:rsidRPr="00417DCE">
        <w:t xml:space="preserve"> </w:t>
      </w:r>
      <w:proofErr w:type="spellStart"/>
      <w:r w:rsidRPr="00417DCE">
        <w:t>kho</w:t>
      </w:r>
      <w:proofErr w:type="spellEnd"/>
      <w:r w:rsidRPr="00417DCE">
        <w:t>".</w:t>
      </w:r>
    </w:p>
    <w:p w14:paraId="30605E41" w14:textId="77777777" w:rsidR="005D6FDE" w:rsidRPr="00417DCE" w:rsidRDefault="005D6FDE">
      <w:pPr>
        <w:numPr>
          <w:ilvl w:val="1"/>
          <w:numId w:val="8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cập</w:t>
      </w:r>
      <w:proofErr w:type="spellEnd"/>
      <w:r w:rsidRPr="00417DCE">
        <w:t xml:space="preserve"> </w:t>
      </w:r>
      <w:proofErr w:type="spellStart"/>
      <w:r w:rsidRPr="00417DCE">
        <w:t>nhật</w:t>
      </w:r>
      <w:proofErr w:type="spellEnd"/>
      <w:r w:rsidRPr="00417DCE">
        <w:t xml:space="preserve"> </w:t>
      </w:r>
      <w:proofErr w:type="spellStart"/>
      <w:r w:rsidRPr="00417DCE">
        <w:t>Tồn</w:t>
      </w:r>
      <w:proofErr w:type="spellEnd"/>
      <w:r w:rsidRPr="00417DCE">
        <w:t xml:space="preserve"> </w:t>
      </w:r>
      <w:proofErr w:type="spellStart"/>
      <w:r w:rsidRPr="00417DCE">
        <w:t>kho</w:t>
      </w:r>
      <w:proofErr w:type="spellEnd"/>
      <w:r w:rsidRPr="00417DCE">
        <w:t xml:space="preserve"> </w:t>
      </w:r>
      <w:proofErr w:type="spellStart"/>
      <w:r w:rsidRPr="00417DCE">
        <w:t>tại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đó</w:t>
      </w:r>
      <w:proofErr w:type="spellEnd"/>
      <w:r w:rsidRPr="00417DCE">
        <w:t xml:space="preserve">. Use case </w:t>
      </w:r>
      <w:proofErr w:type="spellStart"/>
      <w:r w:rsidRPr="00417DCE">
        <w:t>kết</w:t>
      </w:r>
      <w:proofErr w:type="spellEnd"/>
      <w:r w:rsidRPr="00417DCE">
        <w:t xml:space="preserve"> </w:t>
      </w:r>
      <w:proofErr w:type="spellStart"/>
      <w:r w:rsidRPr="00417DCE">
        <w:t>thúc</w:t>
      </w:r>
      <w:proofErr w:type="spellEnd"/>
      <w:r w:rsidRPr="00417DCE">
        <w:t>.</w:t>
      </w:r>
    </w:p>
    <w:p w14:paraId="7C0C9DC1" w14:textId="77777777" w:rsidR="005D6FDE" w:rsidRPr="00417DCE" w:rsidRDefault="005D6FDE">
      <w:pPr>
        <w:numPr>
          <w:ilvl w:val="0"/>
          <w:numId w:val="8"/>
        </w:numPr>
      </w:pPr>
      <w:proofErr w:type="spellStart"/>
      <w:r w:rsidRPr="00417DCE">
        <w:rPr>
          <w:b/>
          <w:bCs/>
        </w:rPr>
        <w:t>Luồng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sự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kiện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thay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thế</w:t>
      </w:r>
      <w:proofErr w:type="spellEnd"/>
      <w:r w:rsidRPr="00417DCE">
        <w:rPr>
          <w:b/>
          <w:bCs/>
        </w:rPr>
        <w:t xml:space="preserve"> (Alternative Flows):</w:t>
      </w:r>
    </w:p>
    <w:p w14:paraId="0B0CF385" w14:textId="098B956A" w:rsidR="005D6FDE" w:rsidRPr="00417DCE" w:rsidRDefault="005D6FDE">
      <w:pPr>
        <w:numPr>
          <w:ilvl w:val="1"/>
          <w:numId w:val="9"/>
        </w:numPr>
      </w:pPr>
      <w:r w:rsidRPr="00417DCE">
        <w:rPr>
          <w:b/>
          <w:bCs/>
        </w:rPr>
        <w:t xml:space="preserve">A1: </w:t>
      </w:r>
      <w:proofErr w:type="spellStart"/>
      <w:r w:rsidRPr="00417DCE">
        <w:rPr>
          <w:b/>
          <w:bCs/>
        </w:rPr>
        <w:t>Quét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sai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Vị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trí</w:t>
      </w:r>
      <w:proofErr w:type="spellEnd"/>
      <w:r w:rsidRPr="00417DCE">
        <w:rPr>
          <w:b/>
          <w:bCs/>
        </w:rPr>
        <w:t xml:space="preserve"> (</w:t>
      </w:r>
      <w:proofErr w:type="spellStart"/>
      <w:r w:rsidRPr="00417DCE">
        <w:rPr>
          <w:b/>
          <w:bCs/>
        </w:rPr>
        <w:t>Tại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bước</w:t>
      </w:r>
      <w:proofErr w:type="spellEnd"/>
      <w:r w:rsidRPr="00417DCE">
        <w:rPr>
          <w:b/>
          <w:bCs/>
        </w:rPr>
        <w:t xml:space="preserve"> </w:t>
      </w:r>
      <w:r w:rsidR="001C7F3B">
        <w:rPr>
          <w:b/>
          <w:bCs/>
        </w:rPr>
        <w:t>5</w:t>
      </w:r>
      <w:r w:rsidRPr="00417DCE">
        <w:rPr>
          <w:b/>
          <w:bCs/>
        </w:rPr>
        <w:t>):</w:t>
      </w:r>
    </w:p>
    <w:p w14:paraId="0AE6F948" w14:textId="77777777" w:rsidR="005D6FDE" w:rsidRPr="00417DCE" w:rsidRDefault="005D6FDE">
      <w:pPr>
        <w:numPr>
          <w:ilvl w:val="2"/>
          <w:numId w:val="9"/>
        </w:numPr>
      </w:pPr>
      <w:proofErr w:type="spellStart"/>
      <w:r w:rsidRPr="00417DCE">
        <w:t>Nếu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quét</w:t>
      </w:r>
      <w:proofErr w:type="spellEnd"/>
      <w:r w:rsidRPr="00417DCE">
        <w:t xml:space="preserve"> </w:t>
      </w:r>
      <w:proofErr w:type="spellStart"/>
      <w:r w:rsidRPr="00417DCE">
        <w:t>không</w:t>
      </w:r>
      <w:proofErr w:type="spellEnd"/>
      <w:r w:rsidRPr="00417DCE">
        <w:t xml:space="preserve"> </w:t>
      </w:r>
      <w:proofErr w:type="spellStart"/>
      <w:r w:rsidRPr="00417DCE">
        <w:t>khớp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đề</w:t>
      </w:r>
      <w:proofErr w:type="spellEnd"/>
      <w:r w:rsidRPr="00417DCE">
        <w:t xml:space="preserve"> </w:t>
      </w:r>
      <w:proofErr w:type="spellStart"/>
      <w:r w:rsidRPr="00417DCE">
        <w:t>xuất</w:t>
      </w:r>
      <w:proofErr w:type="spellEnd"/>
      <w:r w:rsidRPr="00417DCE">
        <w:t>.</w:t>
      </w:r>
    </w:p>
    <w:p w14:paraId="59F5E8F7" w14:textId="77777777" w:rsidR="005D6FDE" w:rsidRPr="00417DCE" w:rsidRDefault="005D6FDE">
      <w:pPr>
        <w:numPr>
          <w:ilvl w:val="2"/>
          <w:numId w:val="9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hiển</w:t>
      </w:r>
      <w:proofErr w:type="spellEnd"/>
      <w:r w:rsidRPr="00417DCE">
        <w:t xml:space="preserve"> </w:t>
      </w:r>
      <w:proofErr w:type="spellStart"/>
      <w:r w:rsidRPr="00417DCE">
        <w:t>thị</w:t>
      </w:r>
      <w:proofErr w:type="spellEnd"/>
      <w:r w:rsidRPr="00417DCE">
        <w:t xml:space="preserve"> </w:t>
      </w:r>
      <w:proofErr w:type="spellStart"/>
      <w:r w:rsidRPr="00417DCE">
        <w:t>thông</w:t>
      </w:r>
      <w:proofErr w:type="spellEnd"/>
      <w:r w:rsidRPr="00417DCE">
        <w:t xml:space="preserve"> </w:t>
      </w:r>
      <w:proofErr w:type="spellStart"/>
      <w:r w:rsidRPr="00417DCE">
        <w:t>báo</w:t>
      </w:r>
      <w:proofErr w:type="spellEnd"/>
      <w:r w:rsidRPr="00417DCE">
        <w:t xml:space="preserve"> "Sai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. Vui </w:t>
      </w:r>
      <w:proofErr w:type="spellStart"/>
      <w:r w:rsidRPr="00417DCE">
        <w:t>lòng</w:t>
      </w:r>
      <w:proofErr w:type="spellEnd"/>
      <w:r w:rsidRPr="00417DCE">
        <w:t xml:space="preserve"> di </w:t>
      </w:r>
      <w:proofErr w:type="spellStart"/>
      <w:r w:rsidRPr="00417DCE">
        <w:t>chuyển</w:t>
      </w:r>
      <w:proofErr w:type="spellEnd"/>
      <w:r w:rsidRPr="00417DCE">
        <w:t xml:space="preserve"> </w:t>
      </w:r>
      <w:proofErr w:type="spellStart"/>
      <w:r w:rsidRPr="00417DCE">
        <w:t>đến</w:t>
      </w:r>
      <w:proofErr w:type="spellEnd"/>
      <w:r w:rsidRPr="00417DCE">
        <w:t xml:space="preserve"> [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đề</w:t>
      </w:r>
      <w:proofErr w:type="spellEnd"/>
      <w:r w:rsidRPr="00417DCE">
        <w:t xml:space="preserve"> </w:t>
      </w:r>
      <w:proofErr w:type="spellStart"/>
      <w:r w:rsidRPr="00417DCE">
        <w:t>xuất</w:t>
      </w:r>
      <w:proofErr w:type="spellEnd"/>
      <w:r w:rsidRPr="00417DCE">
        <w:t xml:space="preserve">] </w:t>
      </w:r>
      <w:proofErr w:type="spellStart"/>
      <w:r w:rsidRPr="00417DCE">
        <w:t>hoặc</w:t>
      </w:r>
      <w:proofErr w:type="spellEnd"/>
      <w:r w:rsidRPr="00417DCE">
        <w:t xml:space="preserve"> </w:t>
      </w:r>
      <w:proofErr w:type="spellStart"/>
      <w:r w:rsidRPr="00417DCE">
        <w:t>chọn</w:t>
      </w:r>
      <w:proofErr w:type="spellEnd"/>
      <w:r w:rsidRPr="00417DCE">
        <w:t xml:space="preserve"> '</w:t>
      </w:r>
      <w:proofErr w:type="spellStart"/>
      <w:r w:rsidRPr="00417DCE">
        <w:t>Sắp</w:t>
      </w:r>
      <w:proofErr w:type="spellEnd"/>
      <w:r w:rsidRPr="00417DCE">
        <w:t xml:space="preserve"> </w:t>
      </w:r>
      <w:proofErr w:type="spellStart"/>
      <w:r w:rsidRPr="00417DCE">
        <w:t>xếp</w:t>
      </w:r>
      <w:proofErr w:type="spellEnd"/>
      <w:r w:rsidRPr="00417DCE">
        <w:t xml:space="preserve"> </w:t>
      </w:r>
      <w:proofErr w:type="spellStart"/>
      <w:r w:rsidRPr="00417DCE">
        <w:t>thủ</w:t>
      </w:r>
      <w:proofErr w:type="spellEnd"/>
      <w:r w:rsidRPr="00417DCE">
        <w:t xml:space="preserve"> </w:t>
      </w:r>
      <w:proofErr w:type="spellStart"/>
      <w:r w:rsidRPr="00417DCE">
        <w:t>công</w:t>
      </w:r>
      <w:proofErr w:type="spellEnd"/>
      <w:r w:rsidRPr="00417DCE">
        <w:t>'."</w:t>
      </w:r>
    </w:p>
    <w:p w14:paraId="04F20C5C" w14:textId="527F7DB0" w:rsidR="005D6FDE" w:rsidRPr="00714A31" w:rsidRDefault="005D6FDE">
      <w:pPr>
        <w:numPr>
          <w:ilvl w:val="0"/>
          <w:numId w:val="8"/>
        </w:numPr>
      </w:pPr>
      <w:proofErr w:type="spellStart"/>
      <w:r w:rsidRPr="00417DCE">
        <w:rPr>
          <w:b/>
          <w:bCs/>
        </w:rPr>
        <w:t>Biểu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đồ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Tuần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minh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họa</w:t>
      </w:r>
      <w:proofErr w:type="spellEnd"/>
      <w:r w:rsidRPr="00417DCE">
        <w:rPr>
          <w:b/>
          <w:bCs/>
        </w:rPr>
        <w:t xml:space="preserve"> (Sequence Diagram):</w:t>
      </w:r>
    </w:p>
    <w:p w14:paraId="153E8A25" w14:textId="77777777" w:rsidR="00EB086F" w:rsidRDefault="00714A31" w:rsidP="004A5B7B">
      <w:pPr>
        <w:ind w:left="720"/>
        <w:rPr>
          <w:noProof/>
        </w:rPr>
      </w:pPr>
      <w:r w:rsidRPr="00714A31">
        <w:rPr>
          <w:noProof/>
        </w:rPr>
        <w:lastRenderedPageBreak/>
        <w:drawing>
          <wp:inline distT="0" distB="0" distL="0" distR="0" wp14:anchorId="5F6B469D" wp14:editId="39BB7FF6">
            <wp:extent cx="5943600" cy="6054090"/>
            <wp:effectExtent l="0" t="0" r="0" b="3810"/>
            <wp:docPr id="283147554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47554" name="Picture 1" descr="A diagram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2F22" w14:textId="293299AF" w:rsidR="00714A31" w:rsidRPr="00417DCE" w:rsidRDefault="004A5B7B" w:rsidP="004A5B7B">
      <w:pPr>
        <w:ind w:left="720"/>
      </w:pPr>
      <w:r w:rsidRPr="004A5B7B">
        <w:rPr>
          <w:noProof/>
        </w:rPr>
        <w:lastRenderedPageBreak/>
        <w:drawing>
          <wp:inline distT="0" distB="0" distL="0" distR="0" wp14:anchorId="72900CEF" wp14:editId="4ED210EE">
            <wp:extent cx="5943600" cy="6247130"/>
            <wp:effectExtent l="0" t="0" r="0" b="1270"/>
            <wp:docPr id="1312937834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37834" name="Picture 1" descr="A diagram of a software applicatio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980">
        <w:tab/>
      </w:r>
    </w:p>
    <w:p w14:paraId="54D0D60D" w14:textId="5DB9302B" w:rsidR="005D6FDE" w:rsidRPr="00417DCE" w:rsidRDefault="005D6FDE" w:rsidP="005D6FDE">
      <w:pPr>
        <w:pStyle w:val="Heading3"/>
      </w:pPr>
      <w:bookmarkStart w:id="19" w:name="_Toc214055709"/>
      <w:r w:rsidRPr="00417DCE">
        <w:t>3.2.</w:t>
      </w:r>
      <w:r w:rsidR="00190889">
        <w:t>3</w:t>
      </w:r>
      <w:r w:rsidRPr="00417DCE">
        <w:t>. UC-0</w:t>
      </w:r>
      <w:r w:rsidR="00761A30">
        <w:t>3</w:t>
      </w:r>
      <w:r w:rsidRPr="00417DCE">
        <w:t xml:space="preserve">: </w:t>
      </w:r>
      <w:proofErr w:type="spellStart"/>
      <w:r w:rsidRPr="00417DCE">
        <w:t>Lấy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(Picking)</w:t>
      </w:r>
      <w:bookmarkEnd w:id="19"/>
    </w:p>
    <w:p w14:paraId="6AB08623" w14:textId="77777777" w:rsidR="005D6FDE" w:rsidRPr="00417DCE" w:rsidRDefault="005D6FDE">
      <w:pPr>
        <w:numPr>
          <w:ilvl w:val="0"/>
          <w:numId w:val="10"/>
        </w:numPr>
      </w:pPr>
      <w:proofErr w:type="spellStart"/>
      <w:r w:rsidRPr="00417DCE">
        <w:rPr>
          <w:b/>
          <w:bCs/>
        </w:rPr>
        <w:t>Mô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tả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ngắn</w:t>
      </w:r>
      <w:proofErr w:type="spellEnd"/>
      <w:r w:rsidRPr="00417DCE">
        <w:rPr>
          <w:b/>
          <w:bCs/>
        </w:rPr>
        <w:t>:</w:t>
      </w:r>
      <w:r w:rsidRPr="00417DCE">
        <w:t xml:space="preserve"> </w:t>
      </w:r>
      <w:proofErr w:type="spellStart"/>
      <w:r w:rsidRPr="00417DCE">
        <w:t>Chức</w:t>
      </w:r>
      <w:proofErr w:type="spellEnd"/>
      <w:r w:rsidRPr="00417DCE">
        <w:t xml:space="preserve"> </w:t>
      </w:r>
      <w:proofErr w:type="spellStart"/>
      <w:r w:rsidRPr="00417DCE">
        <w:t>năng</w:t>
      </w:r>
      <w:proofErr w:type="spellEnd"/>
      <w:r w:rsidRPr="00417DCE">
        <w:t xml:space="preserve"> </w:t>
      </w:r>
      <w:proofErr w:type="spellStart"/>
      <w:r w:rsidRPr="00417DCE">
        <w:t>tiếp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Đơn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(SO), </w:t>
      </w:r>
      <w:proofErr w:type="spellStart"/>
      <w:r w:rsidRPr="00417DCE">
        <w:t>tạo</w:t>
      </w:r>
      <w:proofErr w:type="spellEnd"/>
      <w:r w:rsidRPr="00417DCE">
        <w:t xml:space="preserve"> </w:t>
      </w:r>
      <w:proofErr w:type="spellStart"/>
      <w:r w:rsidRPr="00417DCE">
        <w:t>Phiếu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(Picking List) </w:t>
      </w:r>
      <w:proofErr w:type="spellStart"/>
      <w:r w:rsidRPr="00417DCE">
        <w:t>tối</w:t>
      </w:r>
      <w:proofErr w:type="spellEnd"/>
      <w:r w:rsidRPr="00417DCE">
        <w:t xml:space="preserve"> </w:t>
      </w:r>
      <w:proofErr w:type="spellStart"/>
      <w:r w:rsidRPr="00417DCE">
        <w:t>ưu</w:t>
      </w:r>
      <w:proofErr w:type="spellEnd"/>
      <w:r w:rsidRPr="00417DCE">
        <w:t xml:space="preserve"> (</w:t>
      </w:r>
      <w:proofErr w:type="spellStart"/>
      <w:r w:rsidRPr="00417DCE">
        <w:t>theo</w:t>
      </w:r>
      <w:proofErr w:type="spellEnd"/>
      <w:r w:rsidRPr="00417DCE">
        <w:t xml:space="preserve"> FEFO/FIFO </w:t>
      </w:r>
      <w:proofErr w:type="spellStart"/>
      <w:r w:rsidRPr="00417DCE">
        <w:t>và</w:t>
      </w:r>
      <w:proofErr w:type="spellEnd"/>
      <w:r w:rsidRPr="00417DCE">
        <w:t xml:space="preserve"> </w:t>
      </w:r>
      <w:proofErr w:type="spellStart"/>
      <w:r w:rsidRPr="00417DCE">
        <w:t>lộ</w:t>
      </w:r>
      <w:proofErr w:type="spellEnd"/>
      <w:r w:rsidRPr="00417DCE">
        <w:t xml:space="preserve"> </w:t>
      </w:r>
      <w:proofErr w:type="spellStart"/>
      <w:r w:rsidRPr="00417DCE">
        <w:t>trình</w:t>
      </w:r>
      <w:proofErr w:type="spellEnd"/>
      <w:r w:rsidRPr="00417DCE">
        <w:t xml:space="preserve">), </w:t>
      </w:r>
      <w:proofErr w:type="spellStart"/>
      <w:r w:rsidRPr="00417DCE">
        <w:t>và</w:t>
      </w:r>
      <w:proofErr w:type="spellEnd"/>
      <w:r w:rsidRPr="00417DCE">
        <w:t xml:space="preserve"> </w:t>
      </w:r>
      <w:proofErr w:type="spellStart"/>
      <w:r w:rsidRPr="00417DCE">
        <w:t>hướng</w:t>
      </w:r>
      <w:proofErr w:type="spellEnd"/>
      <w:r w:rsidRPr="00417DCE">
        <w:t xml:space="preserve"> </w:t>
      </w:r>
      <w:proofErr w:type="spellStart"/>
      <w:r w:rsidRPr="00417DCE">
        <w:t>dẫn</w:t>
      </w:r>
      <w:proofErr w:type="spellEnd"/>
      <w:r w:rsidRPr="00417DCE">
        <w:t xml:space="preserve"> </w:t>
      </w: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đi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 </w:t>
      </w:r>
      <w:proofErr w:type="spellStart"/>
      <w:proofErr w:type="gramStart"/>
      <w:r w:rsidRPr="00417DCE">
        <w:t>hàng</w:t>
      </w:r>
      <w:proofErr w:type="spellEnd"/>
      <w:r w:rsidRPr="00417DCE">
        <w:t xml:space="preserve"> .</w:t>
      </w:r>
      <w:proofErr w:type="gramEnd"/>
    </w:p>
    <w:p w14:paraId="1116EF9E" w14:textId="7DF833AF" w:rsidR="005D6FDE" w:rsidRPr="00417DCE" w:rsidRDefault="005D6FDE">
      <w:pPr>
        <w:numPr>
          <w:ilvl w:val="0"/>
          <w:numId w:val="10"/>
        </w:numPr>
      </w:pPr>
      <w:r w:rsidRPr="00417DCE">
        <w:rPr>
          <w:b/>
          <w:bCs/>
        </w:rPr>
        <w:t xml:space="preserve">Actor </w:t>
      </w:r>
      <w:proofErr w:type="spellStart"/>
      <w:r w:rsidRPr="00417DCE">
        <w:rPr>
          <w:b/>
          <w:bCs/>
        </w:rPr>
        <w:t>chính</w:t>
      </w:r>
      <w:proofErr w:type="spellEnd"/>
      <w:r w:rsidRPr="00417DCE">
        <w:rPr>
          <w:b/>
          <w:bCs/>
        </w:rPr>
        <w:t>:</w:t>
      </w:r>
      <w:r w:rsidRPr="00417DCE">
        <w:t xml:space="preserve"> </w:t>
      </w: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. </w:t>
      </w:r>
    </w:p>
    <w:p w14:paraId="37F34063" w14:textId="77777777" w:rsidR="005D6FDE" w:rsidRPr="00417DCE" w:rsidRDefault="005D6FDE">
      <w:pPr>
        <w:numPr>
          <w:ilvl w:val="0"/>
          <w:numId w:val="10"/>
        </w:numPr>
      </w:pPr>
      <w:proofErr w:type="spellStart"/>
      <w:r w:rsidRPr="00417DCE">
        <w:rPr>
          <w:b/>
          <w:bCs/>
        </w:rPr>
        <w:t>Điều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kiện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tiên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quyết</w:t>
      </w:r>
      <w:proofErr w:type="spellEnd"/>
      <w:r w:rsidRPr="00417DCE">
        <w:rPr>
          <w:b/>
          <w:bCs/>
        </w:rPr>
        <w:t>:</w:t>
      </w:r>
      <w:r w:rsidRPr="00417DCE">
        <w:t xml:space="preserve"> </w:t>
      </w:r>
      <w:proofErr w:type="spellStart"/>
      <w:r w:rsidRPr="00417DCE">
        <w:t>Có</w:t>
      </w:r>
      <w:proofErr w:type="spellEnd"/>
      <w:r w:rsidRPr="00417DCE">
        <w:t xml:space="preserve"> </w:t>
      </w:r>
      <w:proofErr w:type="spellStart"/>
      <w:r w:rsidRPr="00417DCE">
        <w:t>Đơn</w:t>
      </w:r>
      <w:proofErr w:type="spellEnd"/>
      <w:r w:rsidRPr="00417DCE">
        <w:t xml:space="preserve"> </w:t>
      </w:r>
      <w:proofErr w:type="spellStart"/>
      <w:r w:rsidRPr="00417DCE">
        <w:t>Đặt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Khách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(SO) ở </w:t>
      </w:r>
      <w:proofErr w:type="spellStart"/>
      <w:r w:rsidRPr="00417DCE">
        <w:t>trạng</w:t>
      </w:r>
      <w:proofErr w:type="spellEnd"/>
      <w:r w:rsidRPr="00417DCE">
        <w:t xml:space="preserve"> </w:t>
      </w:r>
      <w:proofErr w:type="spellStart"/>
      <w:r w:rsidRPr="00417DCE">
        <w:t>thái</w:t>
      </w:r>
      <w:proofErr w:type="spellEnd"/>
      <w:r w:rsidRPr="00417DCE">
        <w:t xml:space="preserve"> "</w:t>
      </w:r>
      <w:proofErr w:type="spellStart"/>
      <w:r w:rsidRPr="00417DCE">
        <w:t>Chờ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" </w:t>
      </w:r>
      <w:proofErr w:type="spellStart"/>
      <w:r w:rsidRPr="00417DCE">
        <w:t>và</w:t>
      </w:r>
      <w:proofErr w:type="spellEnd"/>
      <w:r w:rsidRPr="00417DCE">
        <w:t xml:space="preserve"> </w:t>
      </w:r>
      <w:proofErr w:type="spellStart"/>
      <w:r w:rsidRPr="00417DCE">
        <w:t>tồn</w:t>
      </w:r>
      <w:proofErr w:type="spellEnd"/>
      <w:r w:rsidRPr="00417DCE">
        <w:t xml:space="preserve"> </w:t>
      </w:r>
      <w:proofErr w:type="spellStart"/>
      <w:r w:rsidRPr="00417DCE">
        <w:t>kho</w:t>
      </w:r>
      <w:proofErr w:type="spellEnd"/>
      <w:r w:rsidRPr="00417DCE">
        <w:t xml:space="preserve"> </w:t>
      </w:r>
      <w:proofErr w:type="spellStart"/>
      <w:r w:rsidRPr="00417DCE">
        <w:t>khả</w:t>
      </w:r>
      <w:proofErr w:type="spellEnd"/>
      <w:r w:rsidRPr="00417DCE">
        <w:t xml:space="preserve"> </w:t>
      </w:r>
      <w:proofErr w:type="spellStart"/>
      <w:r w:rsidRPr="00417DCE">
        <w:t>dụng</w:t>
      </w:r>
      <w:proofErr w:type="spellEnd"/>
      <w:r w:rsidRPr="00417DCE">
        <w:t>.</w:t>
      </w:r>
    </w:p>
    <w:p w14:paraId="09F9F474" w14:textId="77777777" w:rsidR="005D6FDE" w:rsidRPr="00417DCE" w:rsidRDefault="005D6FDE">
      <w:pPr>
        <w:numPr>
          <w:ilvl w:val="0"/>
          <w:numId w:val="10"/>
        </w:numPr>
      </w:pPr>
      <w:proofErr w:type="spellStart"/>
      <w:r w:rsidRPr="00417DCE">
        <w:rPr>
          <w:b/>
          <w:bCs/>
        </w:rPr>
        <w:lastRenderedPageBreak/>
        <w:t>Luồng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sự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kiện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chính</w:t>
      </w:r>
      <w:proofErr w:type="spellEnd"/>
      <w:r w:rsidRPr="00417DCE">
        <w:rPr>
          <w:b/>
          <w:bCs/>
        </w:rPr>
        <w:t xml:space="preserve"> (Main Flow):</w:t>
      </w:r>
    </w:p>
    <w:p w14:paraId="5523BB7D" w14:textId="0CBC1012" w:rsidR="005D6FDE" w:rsidRPr="00417DCE" w:rsidRDefault="005D6FDE">
      <w:pPr>
        <w:numPr>
          <w:ilvl w:val="1"/>
          <w:numId w:val="10"/>
        </w:numPr>
      </w:pPr>
      <w:del w:id="20" w:author="Microsoft Word" w:date="2025-11-14T22:34:00Z" w16du:dateUtc="2025-11-14T15:34:00Z">
        <w:r w:rsidRPr="00417DCE">
          <w:delText>Quản lý</w:delText>
        </w:r>
      </w:del>
      <w:proofErr w:type="spellStart"/>
      <w:ins w:id="21" w:author="Microsoft Word" w:date="2025-11-14T22:34:00Z" w16du:dateUtc="2025-11-14T15:34:00Z">
        <w:r w:rsidR="006C3DF6">
          <w:t>Nhân</w:t>
        </w:r>
        <w:proofErr w:type="spellEnd"/>
        <w:r w:rsidR="006C3DF6">
          <w:t xml:space="preserve"> </w:t>
        </w:r>
        <w:proofErr w:type="spellStart"/>
        <w:r w:rsidR="006C3DF6">
          <w:t>viên</w:t>
        </w:r>
      </w:ins>
      <w:proofErr w:type="spellEnd"/>
      <w:r w:rsidRPr="00417DCE">
        <w:t xml:space="preserve"> Kho </w:t>
      </w:r>
      <w:proofErr w:type="spellStart"/>
      <w:r w:rsidRPr="00417DCE">
        <w:t>khởi</w:t>
      </w:r>
      <w:proofErr w:type="spellEnd"/>
      <w:r w:rsidRPr="00417DCE">
        <w:t xml:space="preserve"> </w:t>
      </w:r>
      <w:proofErr w:type="spellStart"/>
      <w:r w:rsidRPr="00417DCE">
        <w:t>tạo</w:t>
      </w:r>
      <w:proofErr w:type="spellEnd"/>
      <w:r w:rsidRPr="00417DCE">
        <w:t xml:space="preserve"> </w:t>
      </w:r>
      <w:proofErr w:type="spellStart"/>
      <w:r w:rsidRPr="00417DCE">
        <w:t>việc</w:t>
      </w:r>
      <w:proofErr w:type="spellEnd"/>
      <w:r w:rsidRPr="00417DCE">
        <w:t xml:space="preserve"> </w:t>
      </w:r>
      <w:proofErr w:type="spellStart"/>
      <w:r w:rsidRPr="00417DCE">
        <w:t>tạo</w:t>
      </w:r>
      <w:proofErr w:type="spellEnd"/>
      <w:r w:rsidRPr="00417DCE">
        <w:t xml:space="preserve"> </w:t>
      </w:r>
      <w:proofErr w:type="spellStart"/>
      <w:r w:rsidRPr="00417DCE">
        <w:t>Phiếu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</w:t>
      </w:r>
      <w:del w:id="22" w:author="Microsoft Word" w:date="2025-11-14T22:34:00Z" w16du:dateUtc="2025-11-14T15:34:00Z">
        <w:r w:rsidRPr="00417DCE">
          <w:delText xml:space="preserve">(Picking List) </w:delText>
        </w:r>
      </w:del>
      <w:proofErr w:type="spellStart"/>
      <w:r w:rsidRPr="00417DCE">
        <w:t>cho</w:t>
      </w:r>
      <w:proofErr w:type="spellEnd"/>
      <w:r w:rsidRPr="00417DCE">
        <w:t xml:space="preserve"> </w:t>
      </w:r>
      <w:proofErr w:type="spellStart"/>
      <w:r w:rsidRPr="00417DCE">
        <w:t>các</w:t>
      </w:r>
      <w:proofErr w:type="spellEnd"/>
      <w:r w:rsidRPr="00417DCE">
        <w:t xml:space="preserve"> SO </w:t>
      </w:r>
      <w:proofErr w:type="spellStart"/>
      <w:r w:rsidRPr="00417DCE">
        <w:t>đang</w:t>
      </w:r>
      <w:proofErr w:type="spellEnd"/>
      <w:r w:rsidRPr="00417DCE">
        <w:t xml:space="preserve"> </w:t>
      </w:r>
      <w:proofErr w:type="spellStart"/>
      <w:r w:rsidRPr="00417DCE">
        <w:t>chờ</w:t>
      </w:r>
      <w:proofErr w:type="spellEnd"/>
      <w:r w:rsidRPr="00417DCE">
        <w:t>.</w:t>
      </w:r>
    </w:p>
    <w:p w14:paraId="56DC90D6" w14:textId="77777777" w:rsidR="005D6FDE" w:rsidRPr="00417DCE" w:rsidRDefault="005D6FDE">
      <w:pPr>
        <w:numPr>
          <w:ilvl w:val="1"/>
          <w:numId w:val="10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tự</w:t>
      </w:r>
      <w:proofErr w:type="spellEnd"/>
      <w:r w:rsidRPr="00417DCE">
        <w:t xml:space="preserve"> </w:t>
      </w:r>
      <w:proofErr w:type="spellStart"/>
      <w:r w:rsidRPr="00417DCE">
        <w:t>động</w:t>
      </w:r>
      <w:proofErr w:type="spellEnd"/>
      <w:r w:rsidRPr="00417DCE">
        <w:t xml:space="preserve"> </w:t>
      </w:r>
      <w:proofErr w:type="spellStart"/>
      <w:r w:rsidRPr="00417DCE">
        <w:t>xác</w:t>
      </w:r>
      <w:proofErr w:type="spellEnd"/>
      <w:r w:rsidRPr="00417DCE">
        <w:t xml:space="preserve"> </w:t>
      </w:r>
      <w:proofErr w:type="spellStart"/>
      <w:r w:rsidRPr="00417DCE">
        <w:t>định</w:t>
      </w:r>
      <w:proofErr w:type="spellEnd"/>
      <w:r w:rsidRPr="00417DCE">
        <w:t xml:space="preserve"> </w:t>
      </w:r>
      <w:proofErr w:type="spellStart"/>
      <w:r w:rsidRPr="00417DCE">
        <w:t>các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và</w:t>
      </w:r>
      <w:proofErr w:type="spellEnd"/>
      <w:r w:rsidRPr="00417DCE">
        <w:t xml:space="preserve"> Lô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cụ</w:t>
      </w:r>
      <w:proofErr w:type="spellEnd"/>
      <w:r w:rsidRPr="00417DCE">
        <w:t xml:space="preserve"> </w:t>
      </w:r>
      <w:proofErr w:type="spellStart"/>
      <w:r w:rsidRPr="00417DCE">
        <w:t>thể</w:t>
      </w:r>
      <w:proofErr w:type="spellEnd"/>
      <w:r w:rsidRPr="00417DCE">
        <w:t xml:space="preserve"> </w:t>
      </w:r>
      <w:proofErr w:type="spellStart"/>
      <w:r w:rsidRPr="00417DCE">
        <w:t>cần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, </w:t>
      </w:r>
      <w:proofErr w:type="spellStart"/>
      <w:r w:rsidRPr="00417DCE">
        <w:t>tuân</w:t>
      </w:r>
      <w:proofErr w:type="spellEnd"/>
      <w:r w:rsidRPr="00417DCE">
        <w:t xml:space="preserve"> </w:t>
      </w:r>
      <w:proofErr w:type="spellStart"/>
      <w:r w:rsidRPr="00417DCE">
        <w:t>thủ</w:t>
      </w:r>
      <w:proofErr w:type="spellEnd"/>
      <w:r w:rsidRPr="00417DCE">
        <w:t xml:space="preserve"> </w:t>
      </w:r>
      <w:proofErr w:type="spellStart"/>
      <w:r w:rsidRPr="00417DCE">
        <w:t>nghiêm</w:t>
      </w:r>
      <w:proofErr w:type="spellEnd"/>
      <w:r w:rsidRPr="00417DCE">
        <w:t xml:space="preserve"> </w:t>
      </w:r>
      <w:proofErr w:type="spellStart"/>
      <w:r w:rsidRPr="00417DCE">
        <w:t>ngặt</w:t>
      </w:r>
      <w:proofErr w:type="spellEnd"/>
      <w:r w:rsidRPr="00417DCE">
        <w:t xml:space="preserve"> </w:t>
      </w:r>
      <w:proofErr w:type="spellStart"/>
      <w:r w:rsidRPr="00417DCE">
        <w:t>nguyên</w:t>
      </w:r>
      <w:proofErr w:type="spellEnd"/>
      <w:r w:rsidRPr="00417DCE">
        <w:t xml:space="preserve"> </w:t>
      </w:r>
      <w:proofErr w:type="spellStart"/>
      <w:r w:rsidRPr="00417DCE">
        <w:t>tắc</w:t>
      </w:r>
      <w:proofErr w:type="spellEnd"/>
      <w:r w:rsidRPr="00417DCE">
        <w:t xml:space="preserve"> </w:t>
      </w:r>
      <w:r w:rsidRPr="00417DCE">
        <w:rPr>
          <w:b/>
          <w:bCs/>
        </w:rPr>
        <w:t>FEFO (</w:t>
      </w:r>
      <w:proofErr w:type="spellStart"/>
      <w:r w:rsidRPr="00417DCE">
        <w:rPr>
          <w:b/>
          <w:bCs/>
        </w:rPr>
        <w:t>ưu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tiên</w:t>
      </w:r>
      <w:proofErr w:type="spellEnd"/>
      <w:r w:rsidRPr="00417DCE">
        <w:rPr>
          <w:b/>
          <w:bCs/>
        </w:rPr>
        <w:t xml:space="preserve"> 1)</w:t>
      </w:r>
      <w:r w:rsidRPr="00417DCE">
        <w:t xml:space="preserve"> </w:t>
      </w:r>
      <w:proofErr w:type="spellStart"/>
      <w:r w:rsidRPr="00417DCE">
        <w:t>hoặc</w:t>
      </w:r>
      <w:proofErr w:type="spellEnd"/>
      <w:r w:rsidRPr="00417DCE">
        <w:t xml:space="preserve"> </w:t>
      </w:r>
      <w:r w:rsidRPr="00417DCE">
        <w:rPr>
          <w:b/>
          <w:bCs/>
        </w:rPr>
        <w:t>FIFO (</w:t>
      </w:r>
      <w:proofErr w:type="spellStart"/>
      <w:r w:rsidRPr="00417DCE">
        <w:rPr>
          <w:b/>
          <w:bCs/>
        </w:rPr>
        <w:t>ưu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tiên</w:t>
      </w:r>
      <w:proofErr w:type="spellEnd"/>
      <w:r w:rsidRPr="00417DCE">
        <w:rPr>
          <w:b/>
          <w:bCs/>
        </w:rPr>
        <w:t xml:space="preserve"> 2)</w:t>
      </w:r>
      <w:r w:rsidRPr="00417DCE">
        <w:t>.</w:t>
      </w:r>
    </w:p>
    <w:p w14:paraId="66AD4731" w14:textId="0AE809A9" w:rsidR="005D6FDE" w:rsidRPr="00417DCE" w:rsidRDefault="005D6FDE">
      <w:pPr>
        <w:numPr>
          <w:ilvl w:val="1"/>
          <w:numId w:val="10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="004C4C83">
        <w:t>hiển</w:t>
      </w:r>
      <w:proofErr w:type="spellEnd"/>
      <w:r w:rsidR="004C4C83">
        <w:t xml:space="preserve"> </w:t>
      </w:r>
      <w:proofErr w:type="spellStart"/>
      <w:r w:rsidR="004C4C83">
        <w:t>thị</w:t>
      </w:r>
      <w:proofErr w:type="spellEnd"/>
      <w:r w:rsidR="004C4C83">
        <w:t xml:space="preserve"> </w:t>
      </w:r>
      <w:proofErr w:type="spellStart"/>
      <w:r w:rsidR="004C4C83">
        <w:t>vị</w:t>
      </w:r>
      <w:proofErr w:type="spellEnd"/>
      <w:r w:rsidR="004C4C83">
        <w:t xml:space="preserve"> </w:t>
      </w:r>
      <w:proofErr w:type="spellStart"/>
      <w:r w:rsidR="004C4C83">
        <w:t>trí</w:t>
      </w:r>
      <w:proofErr w:type="spellEnd"/>
      <w:r w:rsidR="004C4C83">
        <w:t xml:space="preserve"> </w:t>
      </w:r>
      <w:proofErr w:type="spellStart"/>
      <w:r w:rsidR="004C4C83">
        <w:t>sắp</w:t>
      </w:r>
      <w:proofErr w:type="spellEnd"/>
      <w:r w:rsidR="004C4C83">
        <w:t xml:space="preserve"> </w:t>
      </w:r>
      <w:proofErr w:type="spellStart"/>
      <w:r w:rsidR="004C4C83">
        <w:t>xếp</w:t>
      </w:r>
      <w:proofErr w:type="spellEnd"/>
      <w:r w:rsidR="004C4C83">
        <w:t xml:space="preserve"> </w:t>
      </w:r>
      <w:proofErr w:type="spellStart"/>
      <w:r w:rsidR="004C4C83">
        <w:t>của</w:t>
      </w:r>
      <w:proofErr w:type="spellEnd"/>
      <w:r w:rsidR="004C4C83">
        <w:t xml:space="preserve"> </w:t>
      </w:r>
      <w:proofErr w:type="spellStart"/>
      <w:r w:rsidR="004C4C83">
        <w:t>hàng</w:t>
      </w:r>
      <w:proofErr w:type="spellEnd"/>
      <w:r w:rsidR="004C4C83">
        <w:t xml:space="preserve"> </w:t>
      </w:r>
      <w:proofErr w:type="spellStart"/>
      <w:r w:rsidR="004C4C83">
        <w:t>trong</w:t>
      </w:r>
      <w:proofErr w:type="spellEnd"/>
      <w:r w:rsidR="004C4C83">
        <w:t xml:space="preserve"> </w:t>
      </w:r>
      <w:proofErr w:type="spellStart"/>
      <w:r w:rsidR="004C4C83">
        <w:t>kho</w:t>
      </w:r>
      <w:proofErr w:type="spellEnd"/>
      <w:r w:rsidR="00F15950">
        <w:t>.</w:t>
      </w:r>
    </w:p>
    <w:p w14:paraId="209120C2" w14:textId="23227ECD" w:rsidR="005D6FDE" w:rsidRPr="00417DCE" w:rsidRDefault="005D6FDE">
      <w:pPr>
        <w:numPr>
          <w:ilvl w:val="1"/>
          <w:numId w:val="10"/>
        </w:numPr>
      </w:pPr>
      <w:proofErr w:type="spellStart"/>
      <w:r w:rsidRPr="00417DCE">
        <w:t>Phiếu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</w:t>
      </w:r>
      <w:del w:id="23" w:author="Microsoft Word" w:date="2025-11-14T22:34:00Z" w16du:dateUtc="2025-11-14T15:34:00Z">
        <w:r w:rsidRPr="00417DCE">
          <w:delText xml:space="preserve">(dưới dạng danh sách task) </w:delText>
        </w:r>
      </w:del>
      <w:proofErr w:type="spellStart"/>
      <w:r w:rsidRPr="00417DCE">
        <w:t>được</w:t>
      </w:r>
      <w:proofErr w:type="spellEnd"/>
      <w:r w:rsidRPr="00417DCE">
        <w:t xml:space="preserve"> </w:t>
      </w:r>
      <w:proofErr w:type="spellStart"/>
      <w:r w:rsidRPr="00417DCE">
        <w:t>gửi</w:t>
      </w:r>
      <w:proofErr w:type="spellEnd"/>
      <w:r w:rsidRPr="00417DCE">
        <w:t xml:space="preserve"> </w:t>
      </w:r>
      <w:proofErr w:type="spellStart"/>
      <w:r w:rsidRPr="00417DCE">
        <w:t>đến</w:t>
      </w:r>
      <w:proofErr w:type="spellEnd"/>
      <w:r w:rsidRPr="00417DCE">
        <w:t xml:space="preserve"> </w:t>
      </w:r>
      <w:proofErr w:type="spellStart"/>
      <w:r w:rsidRPr="00417DCE">
        <w:t>thiết</w:t>
      </w:r>
      <w:proofErr w:type="spellEnd"/>
      <w:r w:rsidRPr="00417DCE">
        <w:t xml:space="preserve"> </w:t>
      </w:r>
      <w:proofErr w:type="spellStart"/>
      <w:r w:rsidRPr="00417DCE">
        <w:t>bị</w:t>
      </w:r>
      <w:proofErr w:type="spellEnd"/>
      <w:r w:rsidRPr="00417DCE">
        <w:t xml:space="preserve"> di </w:t>
      </w:r>
      <w:proofErr w:type="spellStart"/>
      <w:r w:rsidRPr="00417DCE">
        <w:t>động</w:t>
      </w:r>
      <w:proofErr w:type="spellEnd"/>
      <w:r w:rsidRPr="00417DCE">
        <w:t xml:space="preserve"> </w:t>
      </w:r>
      <w:proofErr w:type="spellStart"/>
      <w:r w:rsidRPr="00417DCE">
        <w:t>của</w:t>
      </w:r>
      <w:proofErr w:type="spellEnd"/>
      <w:r w:rsidRPr="00417DCE">
        <w:t xml:space="preserve"> </w:t>
      </w: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>.</w:t>
      </w:r>
      <w:r w:rsidR="00F15950">
        <w:tab/>
      </w:r>
    </w:p>
    <w:p w14:paraId="7AA272E9" w14:textId="77777777" w:rsidR="005D6FDE" w:rsidRPr="00417DCE" w:rsidRDefault="005D6FDE">
      <w:pPr>
        <w:numPr>
          <w:ilvl w:val="1"/>
          <w:numId w:val="10"/>
        </w:numPr>
      </w:pP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đi</w:t>
      </w:r>
      <w:proofErr w:type="spellEnd"/>
      <w:r w:rsidRPr="00417DCE">
        <w:t xml:space="preserve"> </w:t>
      </w:r>
      <w:proofErr w:type="spellStart"/>
      <w:r w:rsidRPr="00417DCE">
        <w:t>theo</w:t>
      </w:r>
      <w:proofErr w:type="spellEnd"/>
      <w:r w:rsidRPr="00417DCE">
        <w:t xml:space="preserve"> </w:t>
      </w:r>
      <w:proofErr w:type="spellStart"/>
      <w:r w:rsidRPr="00417DCE">
        <w:t>lộ</w:t>
      </w:r>
      <w:proofErr w:type="spellEnd"/>
      <w:r w:rsidRPr="00417DCE">
        <w:t xml:space="preserve"> </w:t>
      </w:r>
      <w:proofErr w:type="spellStart"/>
      <w:r w:rsidRPr="00417DCE">
        <w:t>trình</w:t>
      </w:r>
      <w:proofErr w:type="spellEnd"/>
      <w:r w:rsidRPr="00417DCE">
        <w:t xml:space="preserve"> </w:t>
      </w:r>
      <w:proofErr w:type="spellStart"/>
      <w:r w:rsidRPr="00417DCE">
        <w:t>được</w:t>
      </w:r>
      <w:proofErr w:type="spellEnd"/>
      <w:r w:rsidRPr="00417DCE">
        <w:t xml:space="preserve"> </w:t>
      </w:r>
      <w:proofErr w:type="spellStart"/>
      <w:r w:rsidRPr="00417DCE">
        <w:t>hướng</w:t>
      </w:r>
      <w:proofErr w:type="spellEnd"/>
      <w:r w:rsidRPr="00417DCE">
        <w:t xml:space="preserve"> </w:t>
      </w:r>
      <w:proofErr w:type="spellStart"/>
      <w:r w:rsidRPr="00417DCE">
        <w:t>dẫn</w:t>
      </w:r>
      <w:proofErr w:type="spellEnd"/>
      <w:r w:rsidRPr="00417DCE">
        <w:t xml:space="preserve">. </w:t>
      </w:r>
      <w:proofErr w:type="spellStart"/>
      <w:r w:rsidRPr="00417DCE">
        <w:t>Tại</w:t>
      </w:r>
      <w:proofErr w:type="spellEnd"/>
      <w:r w:rsidRPr="00417DCE">
        <w:t xml:space="preserve"> </w:t>
      </w:r>
      <w:proofErr w:type="spellStart"/>
      <w:r w:rsidRPr="00417DCE">
        <w:t>mỗi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>:</w:t>
      </w:r>
    </w:p>
    <w:p w14:paraId="451F5CF0" w14:textId="77777777" w:rsidR="005D6FDE" w:rsidRPr="00417DCE" w:rsidRDefault="005D6FDE">
      <w:pPr>
        <w:numPr>
          <w:ilvl w:val="2"/>
          <w:numId w:val="10"/>
        </w:numPr>
      </w:pPr>
      <w:proofErr w:type="spellStart"/>
      <w:r w:rsidRPr="00417DCE">
        <w:t>Quét</w:t>
      </w:r>
      <w:proofErr w:type="spellEnd"/>
      <w:r w:rsidRPr="00417DCE">
        <w:t xml:space="preserve"> </w:t>
      </w:r>
      <w:proofErr w:type="spellStart"/>
      <w:r w:rsidRPr="00417DCE">
        <w:t>Mã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>.</w:t>
      </w:r>
    </w:p>
    <w:p w14:paraId="5F3D4C9C" w14:textId="6106EBFB" w:rsidR="005D6FDE" w:rsidRPr="00417DCE" w:rsidRDefault="005D6FDE">
      <w:pPr>
        <w:numPr>
          <w:ilvl w:val="2"/>
          <w:numId w:val="10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yêu</w:t>
      </w:r>
      <w:proofErr w:type="spellEnd"/>
      <w:r w:rsidRPr="00417DCE">
        <w:t xml:space="preserve"> </w:t>
      </w:r>
      <w:proofErr w:type="spellStart"/>
      <w:r w:rsidRPr="00417DCE">
        <w:t>cầu</w:t>
      </w:r>
      <w:proofErr w:type="spellEnd"/>
      <w:r w:rsidRPr="00417DCE">
        <w:t xml:space="preserve"> </w:t>
      </w:r>
      <w:proofErr w:type="spellStart"/>
      <w:r w:rsidRPr="00417DCE">
        <w:t>quét</w:t>
      </w:r>
      <w:proofErr w:type="spellEnd"/>
      <w:r w:rsidRPr="00417DCE">
        <w:t xml:space="preserve"> </w:t>
      </w:r>
      <w:proofErr w:type="spellStart"/>
      <w:r w:rsidRPr="00417DCE">
        <w:t>Mã</w:t>
      </w:r>
      <w:proofErr w:type="spellEnd"/>
      <w:r w:rsidRPr="00417DCE">
        <w:t xml:space="preserve"> SKU/Lô </w:t>
      </w:r>
      <w:proofErr w:type="spellStart"/>
      <w:r w:rsidRPr="00417DCE">
        <w:t>hàng</w:t>
      </w:r>
      <w:proofErr w:type="spellEnd"/>
      <w:r w:rsidRPr="00417DCE">
        <w:t>.</w:t>
      </w:r>
      <w:r w:rsidR="008F798E">
        <w:tab/>
      </w:r>
      <w:r w:rsidR="008F798E">
        <w:tab/>
      </w:r>
    </w:p>
    <w:p w14:paraId="4DB0EC51" w14:textId="77777777" w:rsidR="005D6FDE" w:rsidRPr="00417DCE" w:rsidRDefault="005D6FDE">
      <w:pPr>
        <w:numPr>
          <w:ilvl w:val="2"/>
          <w:numId w:val="10"/>
        </w:numPr>
      </w:pPr>
      <w:proofErr w:type="spellStart"/>
      <w:r w:rsidRPr="00417DCE">
        <w:t>Nhập</w:t>
      </w:r>
      <w:proofErr w:type="spellEnd"/>
      <w:r w:rsidRPr="00417DCE">
        <w:t xml:space="preserve"> </w:t>
      </w:r>
      <w:proofErr w:type="spellStart"/>
      <w:r w:rsidRPr="00417DCE">
        <w:t>số</w:t>
      </w:r>
      <w:proofErr w:type="spellEnd"/>
      <w:r w:rsidRPr="00417DCE">
        <w:t xml:space="preserve"> </w:t>
      </w:r>
      <w:proofErr w:type="spellStart"/>
      <w:r w:rsidRPr="00417DCE">
        <w:t>lượng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 (</w:t>
      </w:r>
      <w:proofErr w:type="spellStart"/>
      <w:r w:rsidRPr="00417DCE">
        <w:t>nếu</w:t>
      </w:r>
      <w:proofErr w:type="spellEnd"/>
      <w:r w:rsidRPr="00417DCE">
        <w:t xml:space="preserve"> </w:t>
      </w:r>
      <w:proofErr w:type="spellStart"/>
      <w:r w:rsidRPr="00417DCE">
        <w:t>cần</w:t>
      </w:r>
      <w:proofErr w:type="spellEnd"/>
      <w:r w:rsidRPr="00417DCE">
        <w:t>).</w:t>
      </w:r>
    </w:p>
    <w:p w14:paraId="1766ABA1" w14:textId="77777777" w:rsidR="005D6FDE" w:rsidRPr="00417DCE" w:rsidRDefault="005D6FDE">
      <w:pPr>
        <w:numPr>
          <w:ilvl w:val="1"/>
          <w:numId w:val="10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xác</w:t>
      </w:r>
      <w:proofErr w:type="spellEnd"/>
      <w:r w:rsidRPr="00417DCE">
        <w:t xml:space="preserve">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đã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 </w:t>
      </w:r>
      <w:proofErr w:type="spellStart"/>
      <w:r w:rsidRPr="00417DCE">
        <w:t>đúng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 xml:space="preserve">, </w:t>
      </w:r>
      <w:proofErr w:type="spellStart"/>
      <w:r w:rsidRPr="00417DCE">
        <w:t>đúng</w:t>
      </w:r>
      <w:proofErr w:type="spellEnd"/>
      <w:r w:rsidRPr="00417DCE">
        <w:t xml:space="preserve"> Lô, </w:t>
      </w:r>
      <w:proofErr w:type="spellStart"/>
      <w:r w:rsidRPr="00417DCE">
        <w:t>đúng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>.</w:t>
      </w:r>
    </w:p>
    <w:p w14:paraId="58D30EE9" w14:textId="77777777" w:rsidR="005D6FDE" w:rsidRPr="00417DCE" w:rsidRDefault="005D6FDE">
      <w:pPr>
        <w:numPr>
          <w:ilvl w:val="1"/>
          <w:numId w:val="10"/>
        </w:numPr>
      </w:pP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lặp</w:t>
      </w:r>
      <w:proofErr w:type="spellEnd"/>
      <w:r w:rsidRPr="00417DCE">
        <w:t xml:space="preserve"> </w:t>
      </w:r>
      <w:proofErr w:type="spellStart"/>
      <w:r w:rsidRPr="00417DCE">
        <w:t>lại</w:t>
      </w:r>
      <w:proofErr w:type="spellEnd"/>
      <w:r w:rsidRPr="00417DCE">
        <w:t xml:space="preserve"> </w:t>
      </w:r>
      <w:proofErr w:type="spellStart"/>
      <w:r w:rsidRPr="00417DCE">
        <w:t>bước</w:t>
      </w:r>
      <w:proofErr w:type="spellEnd"/>
      <w:r w:rsidRPr="00417DCE">
        <w:t xml:space="preserve"> 5-6 </w:t>
      </w:r>
      <w:proofErr w:type="spellStart"/>
      <w:r w:rsidRPr="00417DCE">
        <w:t>cho</w:t>
      </w:r>
      <w:proofErr w:type="spellEnd"/>
      <w:r w:rsidRPr="00417DCE">
        <w:t xml:space="preserve"> </w:t>
      </w:r>
      <w:proofErr w:type="spellStart"/>
      <w:r w:rsidRPr="00417DCE">
        <w:t>đến</w:t>
      </w:r>
      <w:proofErr w:type="spellEnd"/>
      <w:r w:rsidRPr="00417DCE">
        <w:t xml:space="preserve"> </w:t>
      </w:r>
      <w:proofErr w:type="spellStart"/>
      <w:r w:rsidRPr="00417DCE">
        <w:t>khi</w:t>
      </w:r>
      <w:proofErr w:type="spellEnd"/>
      <w:r w:rsidRPr="00417DCE">
        <w:t xml:space="preserve"> </w:t>
      </w:r>
      <w:proofErr w:type="spellStart"/>
      <w:r w:rsidRPr="00417DCE">
        <w:t>hoàn</w:t>
      </w:r>
      <w:proofErr w:type="spellEnd"/>
      <w:r w:rsidRPr="00417DCE">
        <w:t xml:space="preserve"> </w:t>
      </w:r>
      <w:proofErr w:type="spellStart"/>
      <w:r w:rsidRPr="00417DCE">
        <w:t>tất</w:t>
      </w:r>
      <w:proofErr w:type="spellEnd"/>
      <w:r w:rsidRPr="00417DCE">
        <w:t xml:space="preserve"> </w:t>
      </w:r>
      <w:proofErr w:type="spellStart"/>
      <w:r w:rsidRPr="00417DCE">
        <w:t>Phiếu</w:t>
      </w:r>
      <w:proofErr w:type="spellEnd"/>
      <w:r w:rsidRPr="00417DCE">
        <w:t xml:space="preserve"> </w:t>
      </w:r>
      <w:proofErr w:type="spellStart"/>
      <w:r w:rsidRPr="00417DCE">
        <w:t>Lấy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>.</w:t>
      </w:r>
    </w:p>
    <w:p w14:paraId="33EFEF2A" w14:textId="6197F27E" w:rsidR="005D6FDE" w:rsidRPr="00417DCE" w:rsidRDefault="005D6FDE">
      <w:pPr>
        <w:numPr>
          <w:ilvl w:val="1"/>
          <w:numId w:val="10"/>
        </w:numPr>
      </w:pPr>
      <w:proofErr w:type="spellStart"/>
      <w:r w:rsidRPr="00417DCE">
        <w:t>Hàng</w:t>
      </w:r>
      <w:proofErr w:type="spellEnd"/>
      <w:r w:rsidRPr="00417DCE">
        <w:t xml:space="preserve"> </w:t>
      </w:r>
      <w:proofErr w:type="spellStart"/>
      <w:r w:rsidRPr="00417DCE">
        <w:t>hóa</w:t>
      </w:r>
      <w:proofErr w:type="spellEnd"/>
      <w:r w:rsidRPr="00417DCE">
        <w:t xml:space="preserve"> </w:t>
      </w:r>
      <w:proofErr w:type="spellStart"/>
      <w:r w:rsidRPr="00417DCE">
        <w:t>được</w:t>
      </w:r>
      <w:proofErr w:type="spellEnd"/>
      <w:r w:rsidRPr="00417DCE">
        <w:t xml:space="preserve"> </w:t>
      </w:r>
      <w:proofErr w:type="spellStart"/>
      <w:r w:rsidRPr="00417DCE">
        <w:t>chuyển</w:t>
      </w:r>
      <w:proofErr w:type="spellEnd"/>
      <w:r w:rsidRPr="00417DCE">
        <w:t xml:space="preserve"> </w:t>
      </w:r>
      <w:proofErr w:type="spellStart"/>
      <w:r w:rsidRPr="00417DCE">
        <w:t>đến</w:t>
      </w:r>
      <w:proofErr w:type="spellEnd"/>
      <w:r w:rsidRPr="00417DCE">
        <w:t xml:space="preserve"> </w:t>
      </w:r>
      <w:proofErr w:type="spellStart"/>
      <w:r w:rsidRPr="00417DCE">
        <w:t>khu</w:t>
      </w:r>
      <w:proofErr w:type="spellEnd"/>
      <w:r w:rsidRPr="00417DCE">
        <w:t xml:space="preserve"> </w:t>
      </w:r>
      <w:proofErr w:type="spellStart"/>
      <w:r w:rsidRPr="00417DCE">
        <w:t>vực</w:t>
      </w:r>
      <w:proofErr w:type="spellEnd"/>
      <w:r w:rsidRPr="00417DCE">
        <w:t xml:space="preserve"> </w:t>
      </w:r>
      <w:proofErr w:type="spellStart"/>
      <w:r w:rsidRPr="00417DCE">
        <w:t>Đóng</w:t>
      </w:r>
      <w:proofErr w:type="spellEnd"/>
      <w:r w:rsidRPr="00417DCE">
        <w:t xml:space="preserve"> </w:t>
      </w:r>
      <w:proofErr w:type="spellStart"/>
      <w:r w:rsidRPr="00417DCE">
        <w:t>gói</w:t>
      </w:r>
      <w:proofErr w:type="spellEnd"/>
      <w:r w:rsidRPr="00417DCE">
        <w:t>.</w:t>
      </w:r>
      <w:r w:rsidR="008F798E">
        <w:tab/>
      </w:r>
    </w:p>
    <w:p w14:paraId="03E2CE0F" w14:textId="77777777" w:rsidR="005D6FDE" w:rsidRPr="00417DCE" w:rsidRDefault="005D6FDE">
      <w:pPr>
        <w:numPr>
          <w:ilvl w:val="1"/>
          <w:numId w:val="10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cập</w:t>
      </w:r>
      <w:proofErr w:type="spellEnd"/>
      <w:r w:rsidRPr="00417DCE">
        <w:t xml:space="preserve"> </w:t>
      </w:r>
      <w:proofErr w:type="spellStart"/>
      <w:r w:rsidRPr="00417DCE">
        <w:t>nhật</w:t>
      </w:r>
      <w:proofErr w:type="spellEnd"/>
      <w:r w:rsidRPr="00417DCE">
        <w:t xml:space="preserve"> </w:t>
      </w:r>
      <w:proofErr w:type="spellStart"/>
      <w:r w:rsidRPr="00417DCE">
        <w:t>trừ</w:t>
      </w:r>
      <w:proofErr w:type="spellEnd"/>
      <w:r w:rsidRPr="00417DCE">
        <w:t xml:space="preserve"> </w:t>
      </w:r>
      <w:proofErr w:type="spellStart"/>
      <w:r w:rsidRPr="00417DCE">
        <w:t>tồn</w:t>
      </w:r>
      <w:proofErr w:type="spellEnd"/>
      <w:r w:rsidRPr="00417DCE">
        <w:t xml:space="preserve"> </w:t>
      </w:r>
      <w:proofErr w:type="spellStart"/>
      <w:r w:rsidRPr="00417DCE">
        <w:t>kho</w:t>
      </w:r>
      <w:proofErr w:type="spellEnd"/>
      <w:r w:rsidRPr="00417DCE">
        <w:t xml:space="preserve"> </w:t>
      </w:r>
      <w:proofErr w:type="spellStart"/>
      <w:r w:rsidRPr="00417DCE">
        <w:t>và</w:t>
      </w:r>
      <w:proofErr w:type="spellEnd"/>
      <w:r w:rsidRPr="00417DCE">
        <w:t xml:space="preserve"> </w:t>
      </w:r>
      <w:proofErr w:type="spellStart"/>
      <w:r w:rsidRPr="00417DCE">
        <w:t>cập</w:t>
      </w:r>
      <w:proofErr w:type="spellEnd"/>
      <w:r w:rsidRPr="00417DCE">
        <w:t xml:space="preserve"> </w:t>
      </w:r>
      <w:proofErr w:type="spellStart"/>
      <w:r w:rsidRPr="00417DCE">
        <w:t>nhật</w:t>
      </w:r>
      <w:proofErr w:type="spellEnd"/>
      <w:r w:rsidRPr="00417DCE">
        <w:t xml:space="preserve"> </w:t>
      </w:r>
      <w:proofErr w:type="spellStart"/>
      <w:r w:rsidRPr="00417DCE">
        <w:t>trạng</w:t>
      </w:r>
      <w:proofErr w:type="spellEnd"/>
      <w:r w:rsidRPr="00417DCE">
        <w:t xml:space="preserve"> </w:t>
      </w:r>
      <w:proofErr w:type="spellStart"/>
      <w:r w:rsidRPr="00417DCE">
        <w:t>thái</w:t>
      </w:r>
      <w:proofErr w:type="spellEnd"/>
      <w:r w:rsidRPr="00417DCE">
        <w:t xml:space="preserve"> </w:t>
      </w:r>
      <w:proofErr w:type="spellStart"/>
      <w:r w:rsidRPr="00417DCE">
        <w:t>đơn</w:t>
      </w:r>
      <w:proofErr w:type="spellEnd"/>
      <w:r w:rsidRPr="00417DCE">
        <w:t xml:space="preserve"> </w:t>
      </w:r>
      <w:proofErr w:type="spellStart"/>
      <w:r w:rsidRPr="00417DCE">
        <w:t>hàng</w:t>
      </w:r>
      <w:proofErr w:type="spellEnd"/>
      <w:r w:rsidRPr="00417DCE">
        <w:t>.</w:t>
      </w:r>
    </w:p>
    <w:p w14:paraId="2F07D7FD" w14:textId="77777777" w:rsidR="005D6FDE" w:rsidRPr="00417DCE" w:rsidRDefault="005D6FDE">
      <w:pPr>
        <w:numPr>
          <w:ilvl w:val="0"/>
          <w:numId w:val="10"/>
        </w:numPr>
      </w:pPr>
      <w:proofErr w:type="spellStart"/>
      <w:r w:rsidRPr="00417DCE">
        <w:rPr>
          <w:b/>
          <w:bCs/>
        </w:rPr>
        <w:t>Luồng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sự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kiện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thay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thế</w:t>
      </w:r>
      <w:proofErr w:type="spellEnd"/>
      <w:r w:rsidRPr="00417DCE">
        <w:rPr>
          <w:b/>
          <w:bCs/>
        </w:rPr>
        <w:t xml:space="preserve"> (Alternative Flows):</w:t>
      </w:r>
    </w:p>
    <w:p w14:paraId="5AF5C3C6" w14:textId="77777777" w:rsidR="005D6FDE" w:rsidRPr="00417DCE" w:rsidRDefault="005D6FDE">
      <w:pPr>
        <w:numPr>
          <w:ilvl w:val="1"/>
          <w:numId w:val="11"/>
        </w:numPr>
      </w:pPr>
      <w:r w:rsidRPr="00417DCE">
        <w:rPr>
          <w:b/>
          <w:bCs/>
        </w:rPr>
        <w:t xml:space="preserve">A1: </w:t>
      </w:r>
      <w:proofErr w:type="spellStart"/>
      <w:r w:rsidRPr="00417DCE">
        <w:rPr>
          <w:b/>
          <w:bCs/>
        </w:rPr>
        <w:t>Quét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sai</w:t>
      </w:r>
      <w:proofErr w:type="spellEnd"/>
      <w:r w:rsidRPr="00417DCE">
        <w:rPr>
          <w:b/>
          <w:bCs/>
        </w:rPr>
        <w:t xml:space="preserve"> Lô/SKU (</w:t>
      </w:r>
      <w:proofErr w:type="spellStart"/>
      <w:r w:rsidRPr="00417DCE">
        <w:rPr>
          <w:b/>
          <w:bCs/>
        </w:rPr>
        <w:t>Tại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bước</w:t>
      </w:r>
      <w:proofErr w:type="spellEnd"/>
      <w:r w:rsidRPr="00417DCE">
        <w:rPr>
          <w:b/>
          <w:bCs/>
        </w:rPr>
        <w:t xml:space="preserve"> </w:t>
      </w:r>
      <w:r w:rsidR="008F798E">
        <w:rPr>
          <w:b/>
          <w:bCs/>
        </w:rPr>
        <w:t>5</w:t>
      </w:r>
      <w:r w:rsidRPr="00417DCE">
        <w:rPr>
          <w:b/>
          <w:bCs/>
        </w:rPr>
        <w:t>):</w:t>
      </w:r>
    </w:p>
    <w:p w14:paraId="21646BFB" w14:textId="5027DC6F" w:rsidR="005D6FDE" w:rsidRPr="00417DCE" w:rsidRDefault="005D6FDE">
      <w:pPr>
        <w:numPr>
          <w:ilvl w:val="2"/>
          <w:numId w:val="11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hiển</w:t>
      </w:r>
      <w:proofErr w:type="spellEnd"/>
      <w:r w:rsidRPr="00417DCE">
        <w:t xml:space="preserve"> </w:t>
      </w:r>
      <w:proofErr w:type="spellStart"/>
      <w:r w:rsidRPr="00417DCE">
        <w:t>thị</w:t>
      </w:r>
      <w:proofErr w:type="spellEnd"/>
      <w:r w:rsidRPr="00417DCE">
        <w:t xml:space="preserve"> </w:t>
      </w:r>
      <w:proofErr w:type="spellStart"/>
      <w:r w:rsidRPr="00417DCE">
        <w:t>cảnh</w:t>
      </w:r>
      <w:proofErr w:type="spellEnd"/>
      <w:r w:rsidRPr="00417DCE">
        <w:t xml:space="preserve"> </w:t>
      </w:r>
      <w:proofErr w:type="spellStart"/>
      <w:proofErr w:type="gramStart"/>
      <w:r w:rsidRPr="00417DCE">
        <w:t>báo</w:t>
      </w:r>
      <w:proofErr w:type="spellEnd"/>
      <w:r w:rsidRPr="00417DCE">
        <w:t xml:space="preserve"> </w:t>
      </w:r>
      <w:r w:rsidR="001D164D">
        <w:t>.</w:t>
      </w:r>
      <w:proofErr w:type="gramEnd"/>
    </w:p>
    <w:p w14:paraId="248F48FD" w14:textId="77777777" w:rsidR="005D6FDE" w:rsidRPr="001D164D" w:rsidRDefault="005D6FDE">
      <w:pPr>
        <w:numPr>
          <w:ilvl w:val="0"/>
          <w:numId w:val="10"/>
        </w:numPr>
      </w:pPr>
      <w:proofErr w:type="spellStart"/>
      <w:r w:rsidRPr="00417DCE">
        <w:rPr>
          <w:b/>
          <w:bCs/>
        </w:rPr>
        <w:t>Biểu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đồ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Tuần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minh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họa</w:t>
      </w:r>
      <w:proofErr w:type="spellEnd"/>
      <w:r w:rsidRPr="00417DCE">
        <w:rPr>
          <w:b/>
          <w:bCs/>
        </w:rPr>
        <w:t xml:space="preserve"> (Sequence Diagram):</w:t>
      </w:r>
    </w:p>
    <w:p w14:paraId="36AE0C00" w14:textId="3ED3C9BE" w:rsidR="001D164D" w:rsidRPr="00417DCE" w:rsidRDefault="004A5B7B">
      <w:pPr>
        <w:numPr>
          <w:ilvl w:val="0"/>
          <w:numId w:val="10"/>
        </w:numPr>
      </w:pPr>
      <w:r w:rsidRPr="004A5B7B">
        <w:rPr>
          <w:noProof/>
        </w:rPr>
        <w:lastRenderedPageBreak/>
        <w:drawing>
          <wp:inline distT="0" distB="0" distL="0" distR="0" wp14:anchorId="5DEF60A1" wp14:editId="51E2FEE6">
            <wp:extent cx="5943600" cy="5301615"/>
            <wp:effectExtent l="0" t="0" r="0" b="0"/>
            <wp:docPr id="1597901152" name="Picture 1" descr="A diagram of a software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01152" name="Picture 1" descr="A diagram of a software projec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166F" w14:textId="78F77AA7" w:rsidR="005D6FDE" w:rsidRPr="00417DCE" w:rsidRDefault="005D6FDE" w:rsidP="005D6FDE"/>
    <w:p w14:paraId="77639163" w14:textId="6F3B96F7" w:rsidR="005D6FDE" w:rsidRPr="00417DCE" w:rsidRDefault="005D6FDE" w:rsidP="005D6FDE">
      <w:pPr>
        <w:pStyle w:val="Heading3"/>
      </w:pPr>
      <w:bookmarkStart w:id="24" w:name="_Toc214055710"/>
      <w:r w:rsidRPr="00417DCE">
        <w:t>3.2.</w:t>
      </w:r>
      <w:r w:rsidR="008C7E52">
        <w:t>4</w:t>
      </w:r>
      <w:r w:rsidRPr="00417DCE">
        <w:t>. UC-0</w:t>
      </w:r>
      <w:r w:rsidR="00761A30">
        <w:t>4</w:t>
      </w:r>
      <w:r w:rsidRPr="00417DCE">
        <w:t xml:space="preserve">: </w:t>
      </w:r>
      <w:proofErr w:type="spellStart"/>
      <w:r w:rsidRPr="00417DCE">
        <w:t>Kiểm</w:t>
      </w:r>
      <w:proofErr w:type="spellEnd"/>
      <w:r w:rsidRPr="00417DCE">
        <w:t xml:space="preserve"> </w:t>
      </w:r>
      <w:proofErr w:type="spellStart"/>
      <w:r w:rsidRPr="00417DCE">
        <w:t>kê</w:t>
      </w:r>
      <w:proofErr w:type="spellEnd"/>
      <w:r w:rsidRPr="00417DCE">
        <w:t xml:space="preserve"> </w:t>
      </w:r>
      <w:proofErr w:type="spellStart"/>
      <w:r w:rsidRPr="00417DCE">
        <w:t>Tồn</w:t>
      </w:r>
      <w:proofErr w:type="spellEnd"/>
      <w:r w:rsidRPr="00417DCE">
        <w:t xml:space="preserve"> </w:t>
      </w:r>
      <w:proofErr w:type="spellStart"/>
      <w:r w:rsidRPr="00417DCE">
        <w:t>kho</w:t>
      </w:r>
      <w:proofErr w:type="spellEnd"/>
      <w:r w:rsidRPr="00417DCE">
        <w:t xml:space="preserve"> (Cycle Count)</w:t>
      </w:r>
      <w:bookmarkEnd w:id="24"/>
    </w:p>
    <w:p w14:paraId="41CD86EA" w14:textId="77777777" w:rsidR="005D6FDE" w:rsidRPr="00417DCE" w:rsidRDefault="005D6FDE">
      <w:pPr>
        <w:numPr>
          <w:ilvl w:val="0"/>
          <w:numId w:val="12"/>
        </w:numPr>
      </w:pPr>
      <w:proofErr w:type="spellStart"/>
      <w:r w:rsidRPr="00417DCE">
        <w:rPr>
          <w:b/>
          <w:bCs/>
        </w:rPr>
        <w:t>Mô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tả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ngắn</w:t>
      </w:r>
      <w:proofErr w:type="spellEnd"/>
      <w:r w:rsidRPr="00417DCE">
        <w:rPr>
          <w:b/>
          <w:bCs/>
        </w:rPr>
        <w:t>:</w:t>
      </w:r>
      <w:r w:rsidRPr="00417DCE">
        <w:t xml:space="preserve"> </w:t>
      </w:r>
      <w:proofErr w:type="spellStart"/>
      <w:r w:rsidRPr="00417DCE">
        <w:t>Chức</w:t>
      </w:r>
      <w:proofErr w:type="spellEnd"/>
      <w:r w:rsidRPr="00417DCE">
        <w:t xml:space="preserve"> </w:t>
      </w:r>
      <w:proofErr w:type="spellStart"/>
      <w:r w:rsidRPr="00417DCE">
        <w:t>năng</w:t>
      </w:r>
      <w:proofErr w:type="spellEnd"/>
      <w:r w:rsidRPr="00417DCE">
        <w:t xml:space="preserve"> </w:t>
      </w:r>
      <w:proofErr w:type="spellStart"/>
      <w:r w:rsidRPr="00417DCE">
        <w:t>cho</w:t>
      </w:r>
      <w:proofErr w:type="spellEnd"/>
      <w:r w:rsidRPr="00417DCE">
        <w:t xml:space="preserve"> </w:t>
      </w:r>
      <w:proofErr w:type="spellStart"/>
      <w:r w:rsidRPr="00417DCE">
        <w:t>phép</w:t>
      </w:r>
      <w:proofErr w:type="spellEnd"/>
      <w:r w:rsidRPr="00417DCE">
        <w:t xml:space="preserve"> </w:t>
      </w:r>
      <w:proofErr w:type="spellStart"/>
      <w:r w:rsidRPr="00417DCE">
        <w:t>Thủ</w:t>
      </w:r>
      <w:proofErr w:type="spellEnd"/>
      <w:r w:rsidRPr="00417DCE">
        <w:t xml:space="preserve"> </w:t>
      </w:r>
      <w:proofErr w:type="spellStart"/>
      <w:r w:rsidRPr="00417DCE">
        <w:t>kho</w:t>
      </w:r>
      <w:proofErr w:type="spellEnd"/>
      <w:r w:rsidRPr="00417DCE">
        <w:t>/</w:t>
      </w: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Kho </w:t>
      </w:r>
      <w:proofErr w:type="spellStart"/>
      <w:r w:rsidRPr="00417DCE">
        <w:t>đếm</w:t>
      </w:r>
      <w:proofErr w:type="spellEnd"/>
      <w:r w:rsidRPr="00417DCE">
        <w:t xml:space="preserve"> </w:t>
      </w:r>
      <w:proofErr w:type="spellStart"/>
      <w:r w:rsidRPr="00417DCE">
        <w:t>số</w:t>
      </w:r>
      <w:proofErr w:type="spellEnd"/>
      <w:r w:rsidRPr="00417DCE">
        <w:t xml:space="preserve"> </w:t>
      </w:r>
      <w:proofErr w:type="spellStart"/>
      <w:r w:rsidRPr="00417DCE">
        <w:t>lượng</w:t>
      </w:r>
      <w:proofErr w:type="spellEnd"/>
      <w:r w:rsidRPr="00417DCE">
        <w:t xml:space="preserve"> </w:t>
      </w:r>
      <w:proofErr w:type="spellStart"/>
      <w:r w:rsidRPr="00417DCE">
        <w:t>thực</w:t>
      </w:r>
      <w:proofErr w:type="spellEnd"/>
      <w:r w:rsidRPr="00417DCE">
        <w:t xml:space="preserve"> </w:t>
      </w:r>
      <w:proofErr w:type="spellStart"/>
      <w:r w:rsidRPr="00417DCE">
        <w:t>tế</w:t>
      </w:r>
      <w:proofErr w:type="spellEnd"/>
      <w:r w:rsidRPr="00417DCE">
        <w:t xml:space="preserve"> </w:t>
      </w:r>
      <w:proofErr w:type="spellStart"/>
      <w:r w:rsidRPr="00417DCE">
        <w:t>tại</w:t>
      </w:r>
      <w:proofErr w:type="spellEnd"/>
      <w:r w:rsidRPr="00417DCE">
        <w:t xml:space="preserve"> </w:t>
      </w:r>
      <w:proofErr w:type="spellStart"/>
      <w:r w:rsidRPr="00417DCE">
        <w:t>một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 </w:t>
      </w:r>
      <w:proofErr w:type="spellStart"/>
      <w:r w:rsidRPr="00417DCE">
        <w:t>hoặc</w:t>
      </w:r>
      <w:proofErr w:type="spellEnd"/>
      <w:r w:rsidRPr="00417DCE">
        <w:t xml:space="preserve"> </w:t>
      </w:r>
      <w:proofErr w:type="spellStart"/>
      <w:r w:rsidRPr="00417DCE">
        <w:t>của</w:t>
      </w:r>
      <w:proofErr w:type="spellEnd"/>
      <w:r w:rsidRPr="00417DCE">
        <w:t xml:space="preserve"> </w:t>
      </w:r>
      <w:proofErr w:type="spellStart"/>
      <w:r w:rsidRPr="00417DCE">
        <w:t>một</w:t>
      </w:r>
      <w:proofErr w:type="spellEnd"/>
      <w:r w:rsidRPr="00417DCE">
        <w:t xml:space="preserve"> SKU, </w:t>
      </w:r>
      <w:proofErr w:type="spellStart"/>
      <w:r w:rsidRPr="00417DCE">
        <w:t>sau</w:t>
      </w:r>
      <w:proofErr w:type="spellEnd"/>
      <w:r w:rsidRPr="00417DCE">
        <w:t xml:space="preserve"> </w:t>
      </w:r>
      <w:proofErr w:type="spellStart"/>
      <w:r w:rsidRPr="00417DCE">
        <w:t>đó</w:t>
      </w:r>
      <w:proofErr w:type="spellEnd"/>
      <w:r w:rsidRPr="00417DCE">
        <w:t xml:space="preserve"> </w:t>
      </w: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so </w:t>
      </w:r>
      <w:proofErr w:type="spellStart"/>
      <w:r w:rsidRPr="00417DCE">
        <w:t>sánh</w:t>
      </w:r>
      <w:proofErr w:type="spellEnd"/>
      <w:r w:rsidRPr="00417DCE">
        <w:t xml:space="preserve"> </w:t>
      </w:r>
      <w:proofErr w:type="spellStart"/>
      <w:r w:rsidRPr="00417DCE">
        <w:t>và</w:t>
      </w:r>
      <w:proofErr w:type="spellEnd"/>
      <w:r w:rsidRPr="00417DCE">
        <w:t xml:space="preserve"> </w:t>
      </w:r>
      <w:proofErr w:type="spellStart"/>
      <w:r w:rsidRPr="00417DCE">
        <w:t>tạo</w:t>
      </w:r>
      <w:proofErr w:type="spellEnd"/>
      <w:r w:rsidRPr="00417DCE">
        <w:t xml:space="preserve"> </w:t>
      </w:r>
      <w:proofErr w:type="spellStart"/>
      <w:r w:rsidRPr="00417DCE">
        <w:t>phiếu</w:t>
      </w:r>
      <w:proofErr w:type="spellEnd"/>
      <w:r w:rsidRPr="00417DCE">
        <w:t xml:space="preserve"> </w:t>
      </w:r>
      <w:proofErr w:type="spellStart"/>
      <w:r w:rsidRPr="00417DCE">
        <w:t>điều</w:t>
      </w:r>
      <w:proofErr w:type="spellEnd"/>
      <w:r w:rsidRPr="00417DCE">
        <w:t xml:space="preserve"> </w:t>
      </w:r>
      <w:proofErr w:type="spellStart"/>
      <w:r w:rsidRPr="00417DCE">
        <w:t>chỉnh</w:t>
      </w:r>
      <w:proofErr w:type="spellEnd"/>
      <w:r w:rsidRPr="00417DCE">
        <w:t xml:space="preserve"> </w:t>
      </w:r>
      <w:proofErr w:type="spellStart"/>
      <w:r w:rsidRPr="00417DCE">
        <w:t>nếu</w:t>
      </w:r>
      <w:proofErr w:type="spellEnd"/>
      <w:r w:rsidRPr="00417DCE">
        <w:t xml:space="preserve"> </w:t>
      </w:r>
      <w:proofErr w:type="spellStart"/>
      <w:r w:rsidRPr="00417DCE">
        <w:t>có</w:t>
      </w:r>
      <w:proofErr w:type="spellEnd"/>
      <w:r w:rsidRPr="00417DCE">
        <w:t xml:space="preserve"> </w:t>
      </w:r>
      <w:proofErr w:type="spellStart"/>
      <w:r w:rsidRPr="00417DCE">
        <w:t>chênh</w:t>
      </w:r>
      <w:proofErr w:type="spellEnd"/>
      <w:r w:rsidRPr="00417DCE">
        <w:t xml:space="preserve"> </w:t>
      </w:r>
      <w:proofErr w:type="spellStart"/>
      <w:proofErr w:type="gramStart"/>
      <w:r w:rsidRPr="00417DCE">
        <w:t>lệch</w:t>
      </w:r>
      <w:proofErr w:type="spellEnd"/>
      <w:r w:rsidRPr="00417DCE">
        <w:t xml:space="preserve"> .</w:t>
      </w:r>
      <w:proofErr w:type="gramEnd"/>
    </w:p>
    <w:p w14:paraId="04BD93E8" w14:textId="77777777" w:rsidR="005D6FDE" w:rsidRPr="00417DCE" w:rsidRDefault="005D6FDE">
      <w:pPr>
        <w:numPr>
          <w:ilvl w:val="0"/>
          <w:numId w:val="12"/>
        </w:numPr>
      </w:pPr>
      <w:r w:rsidRPr="00417DCE">
        <w:rPr>
          <w:b/>
          <w:bCs/>
        </w:rPr>
        <w:t xml:space="preserve">Actor </w:t>
      </w:r>
      <w:proofErr w:type="spellStart"/>
      <w:r w:rsidRPr="00417DCE">
        <w:rPr>
          <w:b/>
          <w:bCs/>
        </w:rPr>
        <w:t>chính</w:t>
      </w:r>
      <w:proofErr w:type="spellEnd"/>
      <w:r w:rsidRPr="00417DCE">
        <w:rPr>
          <w:b/>
          <w:bCs/>
        </w:rPr>
        <w:t>:</w:t>
      </w:r>
      <w:r w:rsidRPr="00417DCE">
        <w:t xml:space="preserve"> </w:t>
      </w:r>
      <w:proofErr w:type="spellStart"/>
      <w:r w:rsidRPr="00417DCE">
        <w:t>Thủ</w:t>
      </w:r>
      <w:proofErr w:type="spellEnd"/>
      <w:r w:rsidRPr="00417DCE">
        <w:t xml:space="preserve"> </w:t>
      </w:r>
      <w:proofErr w:type="spellStart"/>
      <w:r w:rsidRPr="00417DCE">
        <w:t>kho</w:t>
      </w:r>
      <w:proofErr w:type="spellEnd"/>
      <w:r w:rsidRPr="00417DCE">
        <w:t>/</w:t>
      </w: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Kho (</w:t>
      </w:r>
      <w:proofErr w:type="spellStart"/>
      <w:r w:rsidRPr="00417DCE">
        <w:t>thực</w:t>
      </w:r>
      <w:proofErr w:type="spellEnd"/>
      <w:r w:rsidRPr="00417DCE">
        <w:t xml:space="preserve"> </w:t>
      </w:r>
      <w:proofErr w:type="spellStart"/>
      <w:r w:rsidRPr="00417DCE">
        <w:t>hiện</w:t>
      </w:r>
      <w:proofErr w:type="spellEnd"/>
      <w:r w:rsidRPr="00417DCE">
        <w:t xml:space="preserve"> </w:t>
      </w:r>
      <w:proofErr w:type="spellStart"/>
      <w:r w:rsidRPr="00417DCE">
        <w:t>đếm</w:t>
      </w:r>
      <w:proofErr w:type="spellEnd"/>
      <w:r w:rsidRPr="00417DCE">
        <w:t xml:space="preserve">), Quản </w:t>
      </w:r>
      <w:proofErr w:type="spellStart"/>
      <w:r w:rsidRPr="00417DCE">
        <w:t>lý</w:t>
      </w:r>
      <w:proofErr w:type="spellEnd"/>
      <w:r w:rsidRPr="00417DCE">
        <w:t xml:space="preserve"> Kho (</w:t>
      </w:r>
      <w:proofErr w:type="spellStart"/>
      <w:r w:rsidRPr="00417DCE">
        <w:t>phê</w:t>
      </w:r>
      <w:proofErr w:type="spellEnd"/>
      <w:r w:rsidRPr="00417DCE">
        <w:t xml:space="preserve"> </w:t>
      </w:r>
      <w:proofErr w:type="spellStart"/>
      <w:r w:rsidRPr="00417DCE">
        <w:t>duyệt</w:t>
      </w:r>
      <w:proofErr w:type="spellEnd"/>
      <w:r w:rsidRPr="00417DCE">
        <w:t>).</w:t>
      </w:r>
    </w:p>
    <w:p w14:paraId="77DFD709" w14:textId="77777777" w:rsidR="005D6FDE" w:rsidRPr="00417DCE" w:rsidRDefault="005D6FDE">
      <w:pPr>
        <w:numPr>
          <w:ilvl w:val="0"/>
          <w:numId w:val="12"/>
        </w:numPr>
      </w:pPr>
      <w:proofErr w:type="spellStart"/>
      <w:r w:rsidRPr="00417DCE">
        <w:rPr>
          <w:b/>
          <w:bCs/>
        </w:rPr>
        <w:t>Luồng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sự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kiện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chính</w:t>
      </w:r>
      <w:proofErr w:type="spellEnd"/>
      <w:r w:rsidRPr="00417DCE">
        <w:rPr>
          <w:b/>
          <w:bCs/>
        </w:rPr>
        <w:t xml:space="preserve"> (Main Flow):</w:t>
      </w:r>
    </w:p>
    <w:p w14:paraId="61497778" w14:textId="5B3156A8" w:rsidR="005D6FDE" w:rsidRPr="00417DCE" w:rsidRDefault="00CC6E7A">
      <w:pPr>
        <w:numPr>
          <w:ilvl w:val="1"/>
          <w:numId w:val="12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 w:rsidR="005D6FDE" w:rsidRPr="00417DCE">
        <w:t xml:space="preserve"> </w:t>
      </w:r>
      <w:proofErr w:type="spellStart"/>
      <w:r w:rsidR="005D6FDE" w:rsidRPr="00417DCE">
        <w:t>khởi</w:t>
      </w:r>
      <w:proofErr w:type="spellEnd"/>
      <w:r w:rsidR="005D6FDE" w:rsidRPr="00417DCE">
        <w:t xml:space="preserve"> </w:t>
      </w:r>
      <w:proofErr w:type="spellStart"/>
      <w:r w:rsidR="005D6FDE" w:rsidRPr="00417DCE">
        <w:t>tạo</w:t>
      </w:r>
      <w:proofErr w:type="spellEnd"/>
      <w:r w:rsidR="005D6FDE" w:rsidRPr="00417DCE">
        <w:t xml:space="preserve"> </w:t>
      </w:r>
      <w:proofErr w:type="spellStart"/>
      <w:r w:rsidR="005D6FDE" w:rsidRPr="00417DCE">
        <w:t>một</w:t>
      </w:r>
      <w:proofErr w:type="spellEnd"/>
      <w:r w:rsidR="005D6FDE" w:rsidRPr="00417DCE">
        <w:t xml:space="preserve"> </w:t>
      </w:r>
      <w:proofErr w:type="spellStart"/>
      <w:r w:rsidR="005D6FDE" w:rsidRPr="00417DCE">
        <w:t>Phiếu</w:t>
      </w:r>
      <w:proofErr w:type="spellEnd"/>
      <w:r w:rsidR="005D6FDE" w:rsidRPr="00417DCE">
        <w:t xml:space="preserve"> </w:t>
      </w:r>
      <w:proofErr w:type="spellStart"/>
      <w:r w:rsidR="005D6FDE" w:rsidRPr="00417DCE">
        <w:t>Kiểm</w:t>
      </w:r>
      <w:proofErr w:type="spellEnd"/>
      <w:r w:rsidR="005D6FDE" w:rsidRPr="00417DCE">
        <w:t xml:space="preserve"> </w:t>
      </w:r>
      <w:proofErr w:type="spellStart"/>
      <w:r w:rsidR="005D6FDE" w:rsidRPr="00417DCE">
        <w:t>kê</w:t>
      </w:r>
      <w:proofErr w:type="spellEnd"/>
      <w:r w:rsidR="005D6FDE" w:rsidRPr="00417DCE">
        <w:t xml:space="preserve"> (</w:t>
      </w:r>
      <w:proofErr w:type="spellStart"/>
      <w:r w:rsidR="005D6FDE" w:rsidRPr="00417DCE">
        <w:t>có</w:t>
      </w:r>
      <w:proofErr w:type="spellEnd"/>
      <w:r w:rsidR="005D6FDE" w:rsidRPr="00417DCE">
        <w:t xml:space="preserve"> </w:t>
      </w:r>
      <w:proofErr w:type="spellStart"/>
      <w:r w:rsidR="005D6FDE" w:rsidRPr="00417DCE">
        <w:t>thể</w:t>
      </w:r>
      <w:proofErr w:type="spellEnd"/>
      <w:r w:rsidR="005D6FDE" w:rsidRPr="00417DCE">
        <w:t xml:space="preserve"> </w:t>
      </w:r>
      <w:proofErr w:type="spellStart"/>
      <w:r w:rsidR="005D6FDE" w:rsidRPr="00417DCE">
        <w:t>theo</w:t>
      </w:r>
      <w:proofErr w:type="spellEnd"/>
      <w:r w:rsidR="005D6FDE" w:rsidRPr="00417DCE">
        <w:t xml:space="preserve"> Khu </w:t>
      </w:r>
      <w:proofErr w:type="spellStart"/>
      <w:r w:rsidR="005D6FDE" w:rsidRPr="00417DCE">
        <w:t>vực</w:t>
      </w:r>
      <w:proofErr w:type="spellEnd"/>
      <w:r w:rsidR="005D6FDE" w:rsidRPr="00417DCE">
        <w:t xml:space="preserve">, </w:t>
      </w:r>
      <w:proofErr w:type="spellStart"/>
      <w:r w:rsidR="005D6FDE" w:rsidRPr="00417DCE">
        <w:t>Vị</w:t>
      </w:r>
      <w:proofErr w:type="spellEnd"/>
      <w:r w:rsidR="005D6FDE" w:rsidRPr="00417DCE">
        <w:t xml:space="preserve"> </w:t>
      </w:r>
      <w:proofErr w:type="spellStart"/>
      <w:r w:rsidR="005D6FDE" w:rsidRPr="00417DCE">
        <w:t>trí</w:t>
      </w:r>
      <w:proofErr w:type="spellEnd"/>
      <w:r w:rsidR="005D6FDE" w:rsidRPr="00417DCE">
        <w:t xml:space="preserve">, </w:t>
      </w:r>
      <w:proofErr w:type="spellStart"/>
      <w:r w:rsidR="005D6FDE" w:rsidRPr="00417DCE">
        <w:t>hoặc</w:t>
      </w:r>
      <w:proofErr w:type="spellEnd"/>
      <w:r w:rsidR="005D6FDE" w:rsidRPr="00417DCE">
        <w:t xml:space="preserve"> SKU </w:t>
      </w:r>
      <w:proofErr w:type="spellStart"/>
      <w:r w:rsidR="005D6FDE" w:rsidRPr="00417DCE">
        <w:t>cụ</w:t>
      </w:r>
      <w:proofErr w:type="spellEnd"/>
      <w:r w:rsidR="005D6FDE" w:rsidRPr="00417DCE">
        <w:t xml:space="preserve"> </w:t>
      </w:r>
      <w:proofErr w:type="spellStart"/>
      <w:r w:rsidR="005D6FDE" w:rsidRPr="00417DCE">
        <w:t>thể</w:t>
      </w:r>
      <w:proofErr w:type="spellEnd"/>
      <w:r w:rsidR="005D6FDE" w:rsidRPr="00417DCE">
        <w:t>).</w:t>
      </w:r>
    </w:p>
    <w:p w14:paraId="71C8C05F" w14:textId="77777777" w:rsidR="005D6FDE" w:rsidRPr="00417DCE" w:rsidRDefault="005D6FDE">
      <w:pPr>
        <w:numPr>
          <w:ilvl w:val="1"/>
          <w:numId w:val="12"/>
        </w:numPr>
      </w:pPr>
      <w:proofErr w:type="spellStart"/>
      <w:r w:rsidRPr="00417DCE"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Kho </w:t>
      </w:r>
      <w:proofErr w:type="spellStart"/>
      <w:r w:rsidRPr="00417DCE">
        <w:t>đến</w:t>
      </w:r>
      <w:proofErr w:type="spellEnd"/>
      <w:r w:rsidRPr="00417DCE">
        <w:t xml:space="preserve"> </w:t>
      </w:r>
      <w:proofErr w:type="spellStart"/>
      <w:r w:rsidRPr="00417DCE">
        <w:t>Vị</w:t>
      </w:r>
      <w:proofErr w:type="spellEnd"/>
      <w:r w:rsidRPr="00417DCE">
        <w:t xml:space="preserve"> </w:t>
      </w:r>
      <w:proofErr w:type="spellStart"/>
      <w:r w:rsidRPr="00417DCE">
        <w:t>trí</w:t>
      </w:r>
      <w:proofErr w:type="spellEnd"/>
      <w:r w:rsidRPr="00417DCE">
        <w:t xml:space="preserve">, </w:t>
      </w:r>
      <w:proofErr w:type="spellStart"/>
      <w:r w:rsidRPr="00417DCE">
        <w:t>đếm</w:t>
      </w:r>
      <w:proofErr w:type="spellEnd"/>
      <w:r w:rsidRPr="00417DCE">
        <w:t xml:space="preserve"> </w:t>
      </w:r>
      <w:proofErr w:type="spellStart"/>
      <w:r w:rsidRPr="00417DCE">
        <w:t>số</w:t>
      </w:r>
      <w:proofErr w:type="spellEnd"/>
      <w:r w:rsidRPr="00417DCE">
        <w:t xml:space="preserve"> </w:t>
      </w:r>
      <w:proofErr w:type="spellStart"/>
      <w:r w:rsidRPr="00417DCE">
        <w:t>lượng</w:t>
      </w:r>
      <w:proofErr w:type="spellEnd"/>
      <w:r w:rsidRPr="00417DCE">
        <w:t xml:space="preserve"> </w:t>
      </w:r>
      <w:proofErr w:type="spellStart"/>
      <w:r w:rsidRPr="00417DCE">
        <w:t>thực</w:t>
      </w:r>
      <w:proofErr w:type="spellEnd"/>
      <w:r w:rsidRPr="00417DCE">
        <w:t xml:space="preserve"> </w:t>
      </w:r>
      <w:proofErr w:type="spellStart"/>
      <w:r w:rsidRPr="00417DCE">
        <w:t>tế</w:t>
      </w:r>
      <w:proofErr w:type="spellEnd"/>
      <w:r w:rsidRPr="00417DCE">
        <w:t xml:space="preserve"> </w:t>
      </w:r>
      <w:proofErr w:type="spellStart"/>
      <w:r w:rsidRPr="00417DCE">
        <w:t>và</w:t>
      </w:r>
      <w:proofErr w:type="spellEnd"/>
      <w:r w:rsidRPr="00417DCE">
        <w:t xml:space="preserve"> </w:t>
      </w:r>
      <w:proofErr w:type="spellStart"/>
      <w:r w:rsidRPr="00417DCE">
        <w:t>nhập</w:t>
      </w:r>
      <w:proofErr w:type="spellEnd"/>
      <w:r w:rsidRPr="00417DCE">
        <w:t xml:space="preserve"> </w:t>
      </w:r>
      <w:proofErr w:type="spellStart"/>
      <w:r w:rsidRPr="00417DCE">
        <w:t>vào</w:t>
      </w:r>
      <w:proofErr w:type="spellEnd"/>
      <w:r w:rsidRPr="00417DCE">
        <w:t xml:space="preserve"> </w:t>
      </w:r>
      <w:proofErr w:type="spellStart"/>
      <w:r w:rsidRPr="00417DCE">
        <w:t>thiết</w:t>
      </w:r>
      <w:proofErr w:type="spellEnd"/>
      <w:r w:rsidRPr="00417DCE">
        <w:t xml:space="preserve"> </w:t>
      </w:r>
      <w:proofErr w:type="spellStart"/>
      <w:r w:rsidRPr="00417DCE">
        <w:t>bị</w:t>
      </w:r>
      <w:proofErr w:type="spellEnd"/>
      <w:r w:rsidRPr="00417DCE">
        <w:t xml:space="preserve"> di </w:t>
      </w:r>
      <w:proofErr w:type="spellStart"/>
      <w:r w:rsidRPr="00417DCE">
        <w:t>động</w:t>
      </w:r>
      <w:proofErr w:type="spellEnd"/>
      <w:r w:rsidRPr="00417DCE">
        <w:t>.</w:t>
      </w:r>
    </w:p>
    <w:p w14:paraId="3D88FBF7" w14:textId="77777777" w:rsidR="005D6FDE" w:rsidRPr="00417DCE" w:rsidRDefault="005D6FDE">
      <w:pPr>
        <w:numPr>
          <w:ilvl w:val="1"/>
          <w:numId w:val="12"/>
        </w:numPr>
      </w:pPr>
      <w:proofErr w:type="spellStart"/>
      <w:r w:rsidRPr="00417DCE">
        <w:lastRenderedPageBreak/>
        <w:t>Nhân</w:t>
      </w:r>
      <w:proofErr w:type="spellEnd"/>
      <w:r w:rsidRPr="00417DCE">
        <w:t xml:space="preserve"> </w:t>
      </w:r>
      <w:proofErr w:type="spellStart"/>
      <w:r w:rsidRPr="00417DCE">
        <w:t>viên</w:t>
      </w:r>
      <w:proofErr w:type="spellEnd"/>
      <w:r w:rsidRPr="00417DCE">
        <w:t xml:space="preserve"> </w:t>
      </w:r>
      <w:proofErr w:type="spellStart"/>
      <w:r w:rsidRPr="00417DCE">
        <w:t>hoàn</w:t>
      </w:r>
      <w:proofErr w:type="spellEnd"/>
      <w:r w:rsidRPr="00417DCE">
        <w:t xml:space="preserve"> </w:t>
      </w:r>
      <w:proofErr w:type="spellStart"/>
      <w:r w:rsidRPr="00417DCE">
        <w:t>tất</w:t>
      </w:r>
      <w:proofErr w:type="spellEnd"/>
      <w:r w:rsidRPr="00417DCE">
        <w:t xml:space="preserve"> </w:t>
      </w:r>
      <w:proofErr w:type="spellStart"/>
      <w:r w:rsidRPr="00417DCE">
        <w:t>Phiếu</w:t>
      </w:r>
      <w:proofErr w:type="spellEnd"/>
      <w:r w:rsidRPr="00417DCE">
        <w:t xml:space="preserve"> </w:t>
      </w:r>
      <w:proofErr w:type="spellStart"/>
      <w:r w:rsidRPr="00417DCE">
        <w:t>Kiểm</w:t>
      </w:r>
      <w:proofErr w:type="spellEnd"/>
      <w:r w:rsidRPr="00417DCE">
        <w:t xml:space="preserve"> </w:t>
      </w:r>
      <w:proofErr w:type="spellStart"/>
      <w:r w:rsidRPr="00417DCE">
        <w:t>kê</w:t>
      </w:r>
      <w:proofErr w:type="spellEnd"/>
      <w:r w:rsidRPr="00417DCE">
        <w:t>.</w:t>
      </w:r>
    </w:p>
    <w:p w14:paraId="4B370B85" w14:textId="77777777" w:rsidR="005D6FDE" w:rsidRDefault="005D6FDE">
      <w:pPr>
        <w:numPr>
          <w:ilvl w:val="1"/>
          <w:numId w:val="12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tự</w:t>
      </w:r>
      <w:proofErr w:type="spellEnd"/>
      <w:r w:rsidRPr="00417DCE">
        <w:t xml:space="preserve"> </w:t>
      </w:r>
      <w:proofErr w:type="spellStart"/>
      <w:r w:rsidRPr="00417DCE">
        <w:t>động</w:t>
      </w:r>
      <w:proofErr w:type="spellEnd"/>
      <w:r w:rsidRPr="00417DCE">
        <w:t xml:space="preserve"> so </w:t>
      </w:r>
      <w:proofErr w:type="spellStart"/>
      <w:r w:rsidRPr="00417DCE">
        <w:t>sánh</w:t>
      </w:r>
      <w:proofErr w:type="spellEnd"/>
      <w:r w:rsidRPr="00417DCE">
        <w:t xml:space="preserve"> </w:t>
      </w:r>
      <w:proofErr w:type="spellStart"/>
      <w:r w:rsidRPr="00417DCE">
        <w:t>Số</w:t>
      </w:r>
      <w:proofErr w:type="spellEnd"/>
      <w:r w:rsidRPr="00417DCE">
        <w:t xml:space="preserve"> </w:t>
      </w:r>
      <w:proofErr w:type="spellStart"/>
      <w:r w:rsidRPr="00417DCE">
        <w:t>lượng</w:t>
      </w:r>
      <w:proofErr w:type="spellEnd"/>
      <w:r w:rsidRPr="00417DCE">
        <w:t xml:space="preserve"> </w:t>
      </w:r>
      <w:proofErr w:type="spellStart"/>
      <w:r w:rsidRPr="00417DCE">
        <w:t>thực</w:t>
      </w:r>
      <w:proofErr w:type="spellEnd"/>
      <w:r w:rsidRPr="00417DCE">
        <w:t xml:space="preserve"> </w:t>
      </w:r>
      <w:proofErr w:type="spellStart"/>
      <w:r w:rsidRPr="00417DCE">
        <w:t>tế</w:t>
      </w:r>
      <w:proofErr w:type="spellEnd"/>
      <w:r w:rsidRPr="00417DCE">
        <w:t xml:space="preserve"> </w:t>
      </w:r>
      <w:proofErr w:type="spellStart"/>
      <w:r w:rsidRPr="00417DCE">
        <w:t>với</w:t>
      </w:r>
      <w:proofErr w:type="spellEnd"/>
      <w:r w:rsidRPr="00417DCE">
        <w:t xml:space="preserve"> </w:t>
      </w:r>
      <w:proofErr w:type="spellStart"/>
      <w:r w:rsidRPr="00417DCE">
        <w:t>Số</w:t>
      </w:r>
      <w:proofErr w:type="spellEnd"/>
      <w:r w:rsidRPr="00417DCE">
        <w:t xml:space="preserve"> </w:t>
      </w:r>
      <w:proofErr w:type="spellStart"/>
      <w:r w:rsidRPr="00417DCE">
        <w:t>lượng</w:t>
      </w:r>
      <w:proofErr w:type="spellEnd"/>
      <w:r w:rsidRPr="00417DCE">
        <w:t xml:space="preserve"> </w:t>
      </w: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>.</w:t>
      </w:r>
    </w:p>
    <w:p w14:paraId="083DA137" w14:textId="434C055C" w:rsidR="0013626F" w:rsidRPr="00417DCE" w:rsidRDefault="0013626F">
      <w:pPr>
        <w:numPr>
          <w:ilvl w:val="1"/>
          <w:numId w:val="12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1432277B" w14:textId="77777777" w:rsidR="005D6FDE" w:rsidRPr="00417DCE" w:rsidRDefault="005D6FDE">
      <w:pPr>
        <w:numPr>
          <w:ilvl w:val="0"/>
          <w:numId w:val="12"/>
        </w:numPr>
      </w:pPr>
      <w:proofErr w:type="spellStart"/>
      <w:r w:rsidRPr="00417DCE">
        <w:rPr>
          <w:b/>
          <w:bCs/>
        </w:rPr>
        <w:t>Luồng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sự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kiện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thay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thế</w:t>
      </w:r>
      <w:proofErr w:type="spellEnd"/>
      <w:r w:rsidRPr="00417DCE">
        <w:rPr>
          <w:b/>
          <w:bCs/>
        </w:rPr>
        <w:t xml:space="preserve"> (Alternative Flows):</w:t>
      </w:r>
    </w:p>
    <w:p w14:paraId="63216057" w14:textId="344E0DDE" w:rsidR="005D6FDE" w:rsidRPr="00417DCE" w:rsidRDefault="005D6FDE">
      <w:pPr>
        <w:numPr>
          <w:ilvl w:val="1"/>
          <w:numId w:val="13"/>
        </w:numPr>
      </w:pPr>
      <w:r w:rsidRPr="00417DCE">
        <w:rPr>
          <w:b/>
          <w:bCs/>
        </w:rPr>
        <w:t xml:space="preserve">A1: </w:t>
      </w:r>
      <w:proofErr w:type="spellStart"/>
      <w:r w:rsidR="0013626F">
        <w:rPr>
          <w:b/>
          <w:bCs/>
        </w:rPr>
        <w:t>Có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chênh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lệch</w:t>
      </w:r>
      <w:proofErr w:type="spellEnd"/>
      <w:r w:rsidRPr="00417DCE">
        <w:rPr>
          <w:b/>
          <w:bCs/>
        </w:rPr>
        <w:t xml:space="preserve"> (</w:t>
      </w:r>
      <w:proofErr w:type="spellStart"/>
      <w:r w:rsidRPr="00417DCE">
        <w:rPr>
          <w:b/>
          <w:bCs/>
        </w:rPr>
        <w:t>Tại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bước</w:t>
      </w:r>
      <w:proofErr w:type="spellEnd"/>
      <w:r w:rsidRPr="00417DCE">
        <w:rPr>
          <w:b/>
          <w:bCs/>
        </w:rPr>
        <w:t xml:space="preserve"> </w:t>
      </w:r>
      <w:del w:id="25" w:author="Microsoft Word" w:date="2025-11-14T22:34:00Z" w16du:dateUtc="2025-11-14T15:34:00Z">
        <w:r w:rsidRPr="00417DCE">
          <w:rPr>
            <w:b/>
            <w:bCs/>
          </w:rPr>
          <w:delText>6</w:delText>
        </w:r>
      </w:del>
      <w:proofErr w:type="gramStart"/>
      <w:ins w:id="26" w:author="Microsoft Word" w:date="2025-11-14T22:34:00Z" w16du:dateUtc="2025-11-14T15:34:00Z">
        <w:r w:rsidR="00CC6E7A">
          <w:rPr>
            <w:b/>
            <w:bCs/>
          </w:rPr>
          <w:t>5</w:t>
        </w:r>
        <w:r w:rsidR="00AD3108">
          <w:rPr>
            <w:b/>
            <w:bCs/>
          </w:rPr>
          <w:t xml:space="preserve"> </w:t>
        </w:r>
      </w:ins>
      <w:r w:rsidRPr="00417DCE">
        <w:rPr>
          <w:b/>
          <w:bCs/>
        </w:rPr>
        <w:t>)</w:t>
      </w:r>
      <w:proofErr w:type="gramEnd"/>
      <w:r w:rsidRPr="00417DCE">
        <w:rPr>
          <w:b/>
          <w:bCs/>
        </w:rPr>
        <w:t>:</w:t>
      </w:r>
    </w:p>
    <w:p w14:paraId="3CC48A3B" w14:textId="77777777" w:rsidR="0013626F" w:rsidRPr="00417DCE" w:rsidRDefault="0013626F" w:rsidP="0013626F">
      <w:pPr>
        <w:numPr>
          <w:ilvl w:val="1"/>
          <w:numId w:val="13"/>
        </w:numPr>
      </w:pP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tự</w:t>
      </w:r>
      <w:proofErr w:type="spellEnd"/>
      <w:r w:rsidRPr="00417DCE">
        <w:t xml:space="preserve"> </w:t>
      </w:r>
      <w:proofErr w:type="spellStart"/>
      <w:r w:rsidRPr="00417DCE">
        <w:t>động</w:t>
      </w:r>
      <w:proofErr w:type="spellEnd"/>
      <w:r w:rsidRPr="00417DCE">
        <w:t xml:space="preserve"> </w:t>
      </w:r>
      <w:proofErr w:type="spellStart"/>
      <w:r w:rsidRPr="00417DCE">
        <w:t>tính</w:t>
      </w:r>
      <w:proofErr w:type="spellEnd"/>
      <w:r w:rsidRPr="00417DCE">
        <w:t xml:space="preserve"> </w:t>
      </w:r>
      <w:proofErr w:type="spellStart"/>
      <w:r w:rsidRPr="00417DCE">
        <w:t>toán</w:t>
      </w:r>
      <w:proofErr w:type="spellEnd"/>
      <w:r w:rsidRPr="00417DCE">
        <w:t xml:space="preserve"> </w:t>
      </w:r>
      <w:proofErr w:type="spellStart"/>
      <w:r w:rsidRPr="00417DCE">
        <w:rPr>
          <w:b/>
          <w:bCs/>
        </w:rPr>
        <w:t>chênh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lệch</w:t>
      </w:r>
      <w:proofErr w:type="spellEnd"/>
      <w:r w:rsidRPr="00417DCE">
        <w:t>.</w:t>
      </w:r>
    </w:p>
    <w:p w14:paraId="5AF7D345" w14:textId="77777777" w:rsidR="0013626F" w:rsidRPr="00417DCE" w:rsidRDefault="0013626F" w:rsidP="0013626F">
      <w:pPr>
        <w:numPr>
          <w:ilvl w:val="1"/>
          <w:numId w:val="13"/>
        </w:numPr>
      </w:pPr>
      <w:proofErr w:type="spellStart"/>
      <w:r w:rsidRPr="00417DCE">
        <w:t>Nếu</w:t>
      </w:r>
      <w:proofErr w:type="spellEnd"/>
      <w:r w:rsidRPr="00417DCE">
        <w:t xml:space="preserve"> </w:t>
      </w:r>
      <w:proofErr w:type="spellStart"/>
      <w:r w:rsidRPr="00417DCE">
        <w:t>có</w:t>
      </w:r>
      <w:proofErr w:type="spellEnd"/>
      <w:r w:rsidRPr="00417DCE">
        <w:t xml:space="preserve"> </w:t>
      </w:r>
      <w:proofErr w:type="spellStart"/>
      <w:r w:rsidRPr="00417DCE">
        <w:t>chênh</w:t>
      </w:r>
      <w:proofErr w:type="spellEnd"/>
      <w:r w:rsidRPr="00417DCE">
        <w:t xml:space="preserve"> </w:t>
      </w:r>
      <w:proofErr w:type="spellStart"/>
      <w:r w:rsidRPr="00417DCE">
        <w:t>lệch</w:t>
      </w:r>
      <w:proofErr w:type="spellEnd"/>
      <w:r w:rsidRPr="00417DCE">
        <w:t xml:space="preserve">, </w:t>
      </w: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tạo</w:t>
      </w:r>
      <w:proofErr w:type="spellEnd"/>
      <w:r w:rsidRPr="00417DCE">
        <w:t xml:space="preserve"> </w:t>
      </w:r>
      <w:proofErr w:type="spellStart"/>
      <w:r w:rsidRPr="00417DCE">
        <w:t>ra</w:t>
      </w:r>
      <w:proofErr w:type="spellEnd"/>
      <w:r w:rsidRPr="00417DCE">
        <w:t xml:space="preserve"> </w:t>
      </w:r>
      <w:proofErr w:type="spellStart"/>
      <w:r w:rsidRPr="00417DCE">
        <w:t>một</w:t>
      </w:r>
      <w:proofErr w:type="spellEnd"/>
      <w:r w:rsidRPr="00417DCE">
        <w:t xml:space="preserve"> </w:t>
      </w:r>
      <w:proofErr w:type="spellStart"/>
      <w:r w:rsidRPr="00417DCE">
        <w:t>bản</w:t>
      </w:r>
      <w:proofErr w:type="spellEnd"/>
      <w:r w:rsidRPr="00417DCE">
        <w:t xml:space="preserve"> </w:t>
      </w:r>
      <w:proofErr w:type="spellStart"/>
      <w:r w:rsidRPr="00417DCE">
        <w:t>ghi</w:t>
      </w:r>
      <w:proofErr w:type="spellEnd"/>
      <w:r w:rsidRPr="00417DCE">
        <w:t xml:space="preserve"> </w:t>
      </w:r>
      <w:proofErr w:type="spellStart"/>
      <w:r w:rsidRPr="00417DCE">
        <w:rPr>
          <w:b/>
          <w:bCs/>
        </w:rPr>
        <w:t>Điều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chỉnh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Tồn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kho</w:t>
      </w:r>
      <w:proofErr w:type="spellEnd"/>
      <w:r w:rsidRPr="00417DCE">
        <w:t xml:space="preserve"> (Inventory Adjustment) </w:t>
      </w:r>
      <w:proofErr w:type="spellStart"/>
      <w:r w:rsidRPr="00417DCE">
        <w:t>với</w:t>
      </w:r>
      <w:proofErr w:type="spellEnd"/>
      <w:r w:rsidRPr="00417DCE">
        <w:t xml:space="preserve"> </w:t>
      </w:r>
      <w:proofErr w:type="spellStart"/>
      <w:r w:rsidRPr="00417DCE">
        <w:t>trạng</w:t>
      </w:r>
      <w:proofErr w:type="spellEnd"/>
      <w:r w:rsidRPr="00417DCE">
        <w:t xml:space="preserve"> </w:t>
      </w:r>
      <w:proofErr w:type="spellStart"/>
      <w:r w:rsidRPr="00417DCE">
        <w:t>thái</w:t>
      </w:r>
      <w:proofErr w:type="spellEnd"/>
      <w:r w:rsidRPr="00417DCE">
        <w:t xml:space="preserve"> "</w:t>
      </w:r>
      <w:proofErr w:type="spellStart"/>
      <w:r w:rsidRPr="00417DCE">
        <w:t>Chờ</w:t>
      </w:r>
      <w:proofErr w:type="spellEnd"/>
      <w:r w:rsidRPr="00417DCE">
        <w:t xml:space="preserve"> </w:t>
      </w:r>
      <w:proofErr w:type="spellStart"/>
      <w:r w:rsidRPr="00417DCE">
        <w:t>Phê</w:t>
      </w:r>
      <w:proofErr w:type="spellEnd"/>
      <w:r w:rsidRPr="00417DCE">
        <w:t xml:space="preserve"> </w:t>
      </w:r>
      <w:proofErr w:type="spellStart"/>
      <w:r w:rsidRPr="00417DCE">
        <w:t>duyệt</w:t>
      </w:r>
      <w:proofErr w:type="spellEnd"/>
      <w:r w:rsidRPr="00417DCE">
        <w:t>".</w:t>
      </w:r>
    </w:p>
    <w:p w14:paraId="0C779C17" w14:textId="4DE930A8" w:rsidR="00A41BC2" w:rsidRDefault="00A41BC2">
      <w:pPr>
        <w:numPr>
          <w:ilvl w:val="2"/>
          <w:numId w:val="13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15E776B0" w14:textId="484F6A93" w:rsidR="00A41BC2" w:rsidRDefault="00D33083">
      <w:pPr>
        <w:numPr>
          <w:ilvl w:val="2"/>
          <w:numId w:val="13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 w:rsidRPr="00417DCE">
        <w:t>có</w:t>
      </w:r>
      <w:proofErr w:type="spellEnd"/>
      <w:r w:rsidRPr="00417DCE">
        <w:t xml:space="preserve"> </w:t>
      </w:r>
      <w:proofErr w:type="spellStart"/>
      <w:r w:rsidRPr="00417DCE">
        <w:t>chênh</w:t>
      </w:r>
      <w:proofErr w:type="spellEnd"/>
      <w:r w:rsidRPr="00417DCE">
        <w:t xml:space="preserve"> </w:t>
      </w:r>
      <w:proofErr w:type="spellStart"/>
      <w:r w:rsidRPr="00417DCE">
        <w:t>lệch</w:t>
      </w:r>
      <w:proofErr w:type="spellEnd"/>
      <w:r w:rsidRPr="00417DCE">
        <w:t xml:space="preserve">, </w:t>
      </w: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tạo</w:t>
      </w:r>
      <w:proofErr w:type="spellEnd"/>
      <w:r w:rsidRPr="00417DCE">
        <w:t xml:space="preserve"> </w:t>
      </w:r>
      <w:proofErr w:type="spellStart"/>
      <w:r w:rsidRPr="00417DCE">
        <w:t>ra</w:t>
      </w:r>
      <w:proofErr w:type="spellEnd"/>
      <w:r w:rsidRPr="00417DCE">
        <w:t xml:space="preserve"> </w:t>
      </w:r>
      <w:proofErr w:type="spellStart"/>
      <w:r w:rsidRPr="00417DCE">
        <w:t>một</w:t>
      </w:r>
      <w:proofErr w:type="spellEnd"/>
      <w:r w:rsidRPr="00417DCE">
        <w:t xml:space="preserve"> </w:t>
      </w:r>
      <w:proofErr w:type="spellStart"/>
      <w:r w:rsidRPr="00417DCE">
        <w:t>bản</w:t>
      </w:r>
      <w:proofErr w:type="spellEnd"/>
      <w:r w:rsidRPr="00417DCE">
        <w:t xml:space="preserve"> </w:t>
      </w:r>
      <w:proofErr w:type="spellStart"/>
      <w:r w:rsidRPr="00417DCE">
        <w:t>ghi</w:t>
      </w:r>
      <w:proofErr w:type="spellEnd"/>
      <w:r w:rsidRPr="00417DCE">
        <w:t xml:space="preserve"> </w:t>
      </w:r>
      <w:proofErr w:type="spellStart"/>
      <w:r w:rsidRPr="00417DCE">
        <w:rPr>
          <w:b/>
          <w:bCs/>
        </w:rPr>
        <w:t>Điều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chỉnh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Tồn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kho</w:t>
      </w:r>
      <w:proofErr w:type="spellEnd"/>
      <w:r w:rsidRPr="00417DCE">
        <w:t xml:space="preserve"> (</w:t>
      </w:r>
      <w:r>
        <w:t>change Form</w:t>
      </w:r>
      <w:r w:rsidRPr="00417DCE">
        <w:t xml:space="preserve">) </w:t>
      </w:r>
      <w:proofErr w:type="spellStart"/>
      <w:r w:rsidRPr="00417DCE">
        <w:t>với</w:t>
      </w:r>
      <w:proofErr w:type="spellEnd"/>
      <w:r w:rsidRPr="00417DCE">
        <w:t xml:space="preserve"> </w:t>
      </w:r>
      <w:proofErr w:type="spellStart"/>
      <w:r w:rsidRPr="00417DCE">
        <w:t>trạng</w:t>
      </w:r>
      <w:proofErr w:type="spellEnd"/>
      <w:r w:rsidRPr="00417DCE">
        <w:t xml:space="preserve"> </w:t>
      </w:r>
      <w:proofErr w:type="spellStart"/>
      <w:r w:rsidRPr="00417DCE">
        <w:t>thái</w:t>
      </w:r>
      <w:proofErr w:type="spellEnd"/>
      <w:r w:rsidRPr="00417DCE">
        <w:t xml:space="preserve"> "</w:t>
      </w:r>
      <w:proofErr w:type="spellStart"/>
      <w:r w:rsidRPr="00417DCE">
        <w:t>Chờ</w:t>
      </w:r>
      <w:proofErr w:type="spellEnd"/>
      <w:r w:rsidRPr="00417DCE">
        <w:t xml:space="preserve"> </w:t>
      </w:r>
      <w:proofErr w:type="spellStart"/>
      <w:r w:rsidRPr="00417DCE">
        <w:t>Phê</w:t>
      </w:r>
      <w:proofErr w:type="spellEnd"/>
      <w:r w:rsidRPr="00417DCE">
        <w:t xml:space="preserve"> </w:t>
      </w:r>
      <w:proofErr w:type="spellStart"/>
      <w:r w:rsidRPr="00417DCE">
        <w:t>duyệt</w:t>
      </w:r>
      <w:proofErr w:type="spellEnd"/>
      <w:r w:rsidRPr="00417DCE">
        <w:t>".</w:t>
      </w:r>
    </w:p>
    <w:p w14:paraId="2E8A2F22" w14:textId="469855BE" w:rsidR="00D33083" w:rsidRDefault="00D33083">
      <w:pPr>
        <w:numPr>
          <w:ilvl w:val="2"/>
          <w:numId w:val="13"/>
        </w:numPr>
        <w:rPr>
          <w:ins w:id="27" w:author="Microsoft Word" w:date="2025-11-14T22:34:00Z" w16du:dateUtc="2025-11-14T15:34:00Z"/>
        </w:rPr>
      </w:pPr>
      <w:r>
        <w:t>(</w:t>
      </w:r>
      <w:proofErr w:type="spellStart"/>
      <w:r w:rsidRPr="00417DCE">
        <w:t>Chuyển</w:t>
      </w:r>
      <w:proofErr w:type="spellEnd"/>
      <w:r w:rsidRPr="00417DCE">
        <w:t xml:space="preserve"> sang UC "</w:t>
      </w:r>
      <w:proofErr w:type="spellStart"/>
      <w:r w:rsidRPr="00417DCE">
        <w:t>Phê</w:t>
      </w:r>
      <w:proofErr w:type="spellEnd"/>
      <w:r w:rsidRPr="00417DCE">
        <w:t xml:space="preserve"> </w:t>
      </w:r>
      <w:proofErr w:type="spellStart"/>
      <w:r w:rsidRPr="00417DCE">
        <w:t>duyệt</w:t>
      </w:r>
      <w:proofErr w:type="spellEnd"/>
      <w:r w:rsidRPr="00417DCE">
        <w:t xml:space="preserve"> </w:t>
      </w:r>
      <w:proofErr w:type="spellStart"/>
      <w:r w:rsidRPr="00417DCE">
        <w:t>Điều</w:t>
      </w:r>
      <w:proofErr w:type="spellEnd"/>
      <w:r w:rsidRPr="00417DCE">
        <w:t xml:space="preserve"> </w:t>
      </w:r>
      <w:proofErr w:type="spellStart"/>
      <w:r w:rsidRPr="00417DCE">
        <w:t>chỉnh</w:t>
      </w:r>
      <w:proofErr w:type="spellEnd"/>
      <w:r w:rsidRPr="00417DCE">
        <w:t xml:space="preserve">") Quản </w:t>
      </w:r>
      <w:proofErr w:type="spellStart"/>
      <w:r w:rsidRPr="00417DCE">
        <w:t>lý</w:t>
      </w:r>
      <w:proofErr w:type="spellEnd"/>
      <w:r w:rsidRPr="00417DCE">
        <w:t xml:space="preserve"> Kho </w:t>
      </w:r>
      <w:proofErr w:type="spellStart"/>
      <w:r w:rsidRPr="00417DCE">
        <w:t>nhận</w:t>
      </w:r>
      <w:proofErr w:type="spellEnd"/>
      <w:r w:rsidRPr="00417DCE">
        <w:t xml:space="preserve"> </w:t>
      </w:r>
      <w:proofErr w:type="spellStart"/>
      <w:r w:rsidRPr="00417DCE">
        <w:t>thông</w:t>
      </w:r>
      <w:proofErr w:type="spellEnd"/>
      <w:r w:rsidRPr="00417DCE">
        <w:t xml:space="preserve"> </w:t>
      </w:r>
      <w:proofErr w:type="spellStart"/>
      <w:r w:rsidRPr="00417DCE">
        <w:t>báo</w:t>
      </w:r>
      <w:proofErr w:type="spellEnd"/>
      <w:r w:rsidRPr="00417DCE">
        <w:t xml:space="preserve">, </w:t>
      </w:r>
      <w:proofErr w:type="spellStart"/>
      <w:r w:rsidRPr="00417DCE">
        <w:t>vào</w:t>
      </w:r>
      <w:proofErr w:type="spellEnd"/>
      <w:r w:rsidRPr="00417DCE">
        <w:t xml:space="preserve"> </w:t>
      </w: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xem</w:t>
      </w:r>
      <w:proofErr w:type="spellEnd"/>
      <w:r w:rsidRPr="00417DCE">
        <w:t xml:space="preserve"> </w:t>
      </w:r>
      <w:proofErr w:type="spellStart"/>
      <w:r w:rsidRPr="00417DCE">
        <w:t>xét</w:t>
      </w:r>
      <w:proofErr w:type="spellEnd"/>
      <w:r w:rsidRPr="00417DCE">
        <w:t xml:space="preserve"> </w:t>
      </w:r>
      <w:proofErr w:type="spellStart"/>
      <w:r w:rsidRPr="00417DCE">
        <w:t>và</w:t>
      </w:r>
      <w:proofErr w:type="spellEnd"/>
      <w:r w:rsidRPr="00417DCE">
        <w:t xml:space="preserve"> "</w:t>
      </w:r>
      <w:proofErr w:type="spellStart"/>
      <w:r w:rsidRPr="00417DCE">
        <w:t>Phê</w:t>
      </w:r>
      <w:proofErr w:type="spellEnd"/>
      <w:r w:rsidRPr="00417DCE">
        <w:t xml:space="preserve"> </w:t>
      </w:r>
      <w:proofErr w:type="spellStart"/>
      <w:r w:rsidRPr="00417DCE">
        <w:t>duyệt</w:t>
      </w:r>
      <w:proofErr w:type="spellEnd"/>
      <w:r w:rsidRPr="00417DCE">
        <w:t xml:space="preserve">" </w:t>
      </w:r>
      <w:proofErr w:type="spellStart"/>
      <w:r w:rsidRPr="00417DCE">
        <w:t>hoặc</w:t>
      </w:r>
      <w:proofErr w:type="spellEnd"/>
      <w:r w:rsidRPr="00417DCE">
        <w:t xml:space="preserve"> "</w:t>
      </w:r>
      <w:proofErr w:type="spellStart"/>
      <w:r w:rsidRPr="00417DCE">
        <w:t>Từ</w:t>
      </w:r>
      <w:proofErr w:type="spellEnd"/>
      <w:r w:rsidRPr="00417DCE">
        <w:t xml:space="preserve"> </w:t>
      </w:r>
      <w:proofErr w:type="spellStart"/>
      <w:r w:rsidRPr="00417DCE">
        <w:t>chối</w:t>
      </w:r>
      <w:proofErr w:type="spellEnd"/>
      <w:r w:rsidRPr="00417DCE">
        <w:t xml:space="preserve">" </w:t>
      </w:r>
      <w:proofErr w:type="spellStart"/>
      <w:r w:rsidRPr="00417DCE">
        <w:t>bản</w:t>
      </w:r>
      <w:proofErr w:type="spellEnd"/>
      <w:r w:rsidRPr="00417DCE">
        <w:t xml:space="preserve"> </w:t>
      </w:r>
      <w:proofErr w:type="spellStart"/>
      <w:r w:rsidRPr="00417DCE">
        <w:t>ghi</w:t>
      </w:r>
      <w:proofErr w:type="spellEnd"/>
      <w:r w:rsidRPr="00417DCE">
        <w:t xml:space="preserve"> </w:t>
      </w:r>
      <w:proofErr w:type="spellStart"/>
      <w:r w:rsidRPr="00417DCE">
        <w:t>điều</w:t>
      </w:r>
      <w:proofErr w:type="spellEnd"/>
      <w:r w:rsidRPr="00417DCE">
        <w:t xml:space="preserve"> </w:t>
      </w:r>
      <w:proofErr w:type="spellStart"/>
      <w:r w:rsidRPr="00417DCE">
        <w:t>chỉnh</w:t>
      </w:r>
      <w:proofErr w:type="spellEnd"/>
      <w:r w:rsidRPr="00417DCE">
        <w:t>.</w:t>
      </w:r>
    </w:p>
    <w:p w14:paraId="6B2891E9" w14:textId="6A85EF7A" w:rsidR="00D33083" w:rsidRPr="00417DCE" w:rsidRDefault="00D33083">
      <w:pPr>
        <w:numPr>
          <w:ilvl w:val="2"/>
          <w:numId w:val="13"/>
        </w:numPr>
      </w:pPr>
      <w:proofErr w:type="spellStart"/>
      <w:r>
        <w:t>Nếu</w:t>
      </w:r>
      <w:proofErr w:type="spellEnd"/>
      <w:r>
        <w:t xml:space="preserve"> </w:t>
      </w:r>
      <w:r w:rsidRPr="00417DCE">
        <w:t>"</w:t>
      </w:r>
      <w:proofErr w:type="spellStart"/>
      <w:r w:rsidRPr="00417DCE">
        <w:t>Phê</w:t>
      </w:r>
      <w:proofErr w:type="spellEnd"/>
      <w:r w:rsidRPr="00417DCE">
        <w:t xml:space="preserve"> </w:t>
      </w:r>
      <w:proofErr w:type="spellStart"/>
      <w:r w:rsidRPr="00417DCE">
        <w:t>duyệt</w:t>
      </w:r>
      <w:proofErr w:type="spellEnd"/>
      <w:r w:rsidRPr="00417DCE">
        <w:t xml:space="preserve">", </w:t>
      </w: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mới</w:t>
      </w:r>
      <w:proofErr w:type="spellEnd"/>
      <w:r w:rsidRPr="00417DCE">
        <w:t xml:space="preserve"> </w:t>
      </w:r>
      <w:proofErr w:type="spellStart"/>
      <w:r w:rsidRPr="00417DCE">
        <w:t>chính</w:t>
      </w:r>
      <w:proofErr w:type="spellEnd"/>
      <w:r w:rsidRPr="00417DCE">
        <w:t xml:space="preserve"> </w:t>
      </w:r>
      <w:proofErr w:type="spellStart"/>
      <w:r w:rsidRPr="00417DCE">
        <w:t>thức</w:t>
      </w:r>
      <w:proofErr w:type="spellEnd"/>
      <w:r w:rsidRPr="00417DCE">
        <w:t xml:space="preserve"> </w:t>
      </w:r>
      <w:proofErr w:type="spellStart"/>
      <w:r w:rsidRPr="00417DCE">
        <w:t>cập</w:t>
      </w:r>
      <w:proofErr w:type="spellEnd"/>
      <w:r w:rsidRPr="00417DCE">
        <w:t xml:space="preserve"> </w:t>
      </w:r>
      <w:proofErr w:type="spellStart"/>
      <w:r w:rsidRPr="00417DCE">
        <w:t>nhật</w:t>
      </w:r>
      <w:proofErr w:type="spellEnd"/>
      <w:r w:rsidRPr="00417DCE">
        <w:t xml:space="preserve"> </w:t>
      </w:r>
      <w:proofErr w:type="spellStart"/>
      <w:r w:rsidRPr="00417DCE">
        <w:t>lại</w:t>
      </w:r>
      <w:proofErr w:type="spellEnd"/>
      <w:r w:rsidRPr="00417DCE">
        <w:t xml:space="preserve"> </w:t>
      </w:r>
      <w:proofErr w:type="spellStart"/>
      <w:r w:rsidRPr="00417DCE">
        <w:t>số</w:t>
      </w:r>
      <w:proofErr w:type="spellEnd"/>
      <w:r w:rsidRPr="00417DCE">
        <w:t xml:space="preserve"> </w:t>
      </w:r>
      <w:proofErr w:type="spellStart"/>
      <w:r w:rsidRPr="00417DCE">
        <w:t>lượng</w:t>
      </w:r>
      <w:proofErr w:type="spellEnd"/>
      <w:r w:rsidRPr="00417DCE">
        <w:t xml:space="preserve"> </w:t>
      </w:r>
      <w:proofErr w:type="spellStart"/>
      <w:r w:rsidRPr="00417DCE">
        <w:t>tồn</w:t>
      </w:r>
      <w:proofErr w:type="spellEnd"/>
      <w:r w:rsidRPr="00417DCE">
        <w:t xml:space="preserve"> </w:t>
      </w:r>
      <w:proofErr w:type="spellStart"/>
      <w:r w:rsidRPr="00417DCE">
        <w:t>kho</w:t>
      </w:r>
      <w:proofErr w:type="spellEnd"/>
      <w:r w:rsidRPr="00417DCE">
        <w:t xml:space="preserve"> </w:t>
      </w:r>
      <w:proofErr w:type="spellStart"/>
      <w:r w:rsidRPr="00417DCE">
        <w:t>trên</w:t>
      </w:r>
      <w:proofErr w:type="spellEnd"/>
      <w:r w:rsidRPr="00417DCE">
        <w:t xml:space="preserve"> </w:t>
      </w: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>.</w:t>
      </w:r>
    </w:p>
    <w:p w14:paraId="7070F619" w14:textId="116906BA" w:rsidR="0013626F" w:rsidRPr="00417DCE" w:rsidRDefault="0013626F" w:rsidP="00D33083">
      <w:pPr>
        <w:ind w:left="1440"/>
      </w:pPr>
    </w:p>
    <w:p w14:paraId="6E76CA93" w14:textId="089D0110" w:rsidR="00342923" w:rsidRDefault="00342923">
      <w:pPr>
        <w:numPr>
          <w:ilvl w:val="0"/>
          <w:numId w:val="13"/>
        </w:numPr>
      </w:pPr>
      <w:proofErr w:type="spellStart"/>
      <w:r w:rsidRPr="00417DCE">
        <w:rPr>
          <w:b/>
          <w:bCs/>
        </w:rPr>
        <w:t>Biểu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đồ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Tuần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minh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họa</w:t>
      </w:r>
      <w:proofErr w:type="spellEnd"/>
      <w:r w:rsidRPr="00417DCE">
        <w:rPr>
          <w:b/>
          <w:bCs/>
        </w:rPr>
        <w:t xml:space="preserve"> (Sequence Diagram):</w:t>
      </w:r>
    </w:p>
    <w:p w14:paraId="631FBCFF" w14:textId="49CF0074" w:rsidR="00342923" w:rsidRDefault="004A5B7B" w:rsidP="00342923">
      <w:r w:rsidRPr="004A5B7B">
        <w:rPr>
          <w:noProof/>
        </w:rPr>
        <w:lastRenderedPageBreak/>
        <w:drawing>
          <wp:inline distT="0" distB="0" distL="0" distR="0" wp14:anchorId="2551504A" wp14:editId="3822A782">
            <wp:extent cx="5943600" cy="6036310"/>
            <wp:effectExtent l="0" t="0" r="0" b="2540"/>
            <wp:docPr id="20381923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9231" name="Picture 1" descr="A diagram of a dia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1CD6" w14:textId="77777777" w:rsidR="0013626F" w:rsidRPr="00417DCE" w:rsidRDefault="0013626F" w:rsidP="0013626F">
      <w:pPr>
        <w:numPr>
          <w:ilvl w:val="1"/>
          <w:numId w:val="13"/>
        </w:numPr>
      </w:pPr>
      <w:proofErr w:type="spellStart"/>
      <w:r w:rsidRPr="00417DCE">
        <w:t>Nếu</w:t>
      </w:r>
      <w:proofErr w:type="spellEnd"/>
      <w:r w:rsidRPr="00417DCE">
        <w:t xml:space="preserve"> "</w:t>
      </w:r>
      <w:proofErr w:type="spellStart"/>
      <w:r w:rsidRPr="00417DCE">
        <w:t>Phê</w:t>
      </w:r>
      <w:proofErr w:type="spellEnd"/>
      <w:r w:rsidRPr="00417DCE">
        <w:t xml:space="preserve"> </w:t>
      </w:r>
      <w:proofErr w:type="spellStart"/>
      <w:r w:rsidRPr="00417DCE">
        <w:t>duyệt</w:t>
      </w:r>
      <w:proofErr w:type="spellEnd"/>
      <w:r w:rsidRPr="00417DCE">
        <w:t xml:space="preserve">", </w:t>
      </w: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 xml:space="preserve"> </w:t>
      </w:r>
      <w:proofErr w:type="spellStart"/>
      <w:r w:rsidRPr="00417DCE">
        <w:t>mới</w:t>
      </w:r>
      <w:proofErr w:type="spellEnd"/>
      <w:r w:rsidRPr="00417DCE">
        <w:t xml:space="preserve"> </w:t>
      </w:r>
      <w:proofErr w:type="spellStart"/>
      <w:r w:rsidRPr="00417DCE">
        <w:t>chính</w:t>
      </w:r>
      <w:proofErr w:type="spellEnd"/>
      <w:r w:rsidRPr="00417DCE">
        <w:t xml:space="preserve"> </w:t>
      </w:r>
      <w:proofErr w:type="spellStart"/>
      <w:r w:rsidRPr="00417DCE">
        <w:t>thức</w:t>
      </w:r>
      <w:proofErr w:type="spellEnd"/>
      <w:r w:rsidRPr="00417DCE">
        <w:t xml:space="preserve"> </w:t>
      </w:r>
      <w:proofErr w:type="spellStart"/>
      <w:r w:rsidRPr="00417DCE">
        <w:t>cập</w:t>
      </w:r>
      <w:proofErr w:type="spellEnd"/>
      <w:r w:rsidRPr="00417DCE">
        <w:t xml:space="preserve"> </w:t>
      </w:r>
      <w:proofErr w:type="spellStart"/>
      <w:r w:rsidRPr="00417DCE">
        <w:t>nhật</w:t>
      </w:r>
      <w:proofErr w:type="spellEnd"/>
      <w:r w:rsidRPr="00417DCE">
        <w:t xml:space="preserve"> </w:t>
      </w:r>
      <w:proofErr w:type="spellStart"/>
      <w:r w:rsidRPr="00417DCE">
        <w:t>lại</w:t>
      </w:r>
      <w:proofErr w:type="spellEnd"/>
      <w:r w:rsidRPr="00417DCE">
        <w:t xml:space="preserve"> </w:t>
      </w:r>
      <w:proofErr w:type="spellStart"/>
      <w:r w:rsidRPr="00417DCE">
        <w:t>số</w:t>
      </w:r>
      <w:proofErr w:type="spellEnd"/>
      <w:r w:rsidRPr="00417DCE">
        <w:t xml:space="preserve"> </w:t>
      </w:r>
      <w:proofErr w:type="spellStart"/>
      <w:r w:rsidRPr="00417DCE">
        <w:t>lượng</w:t>
      </w:r>
      <w:proofErr w:type="spellEnd"/>
      <w:r w:rsidRPr="00417DCE">
        <w:t xml:space="preserve"> </w:t>
      </w:r>
      <w:proofErr w:type="spellStart"/>
      <w:r w:rsidRPr="00417DCE">
        <w:t>tồn</w:t>
      </w:r>
      <w:proofErr w:type="spellEnd"/>
      <w:r w:rsidRPr="00417DCE">
        <w:t xml:space="preserve"> </w:t>
      </w:r>
      <w:proofErr w:type="spellStart"/>
      <w:r w:rsidRPr="00417DCE">
        <w:t>kho</w:t>
      </w:r>
      <w:proofErr w:type="spellEnd"/>
      <w:r w:rsidRPr="00417DCE">
        <w:t xml:space="preserve"> </w:t>
      </w:r>
      <w:proofErr w:type="spellStart"/>
      <w:r w:rsidRPr="00417DCE">
        <w:t>trên</w:t>
      </w:r>
      <w:proofErr w:type="spellEnd"/>
      <w:r w:rsidRPr="00417DCE">
        <w:t xml:space="preserve"> </w:t>
      </w:r>
      <w:proofErr w:type="spellStart"/>
      <w:r w:rsidRPr="00417DCE">
        <w:t>hệ</w:t>
      </w:r>
      <w:proofErr w:type="spellEnd"/>
      <w:r w:rsidRPr="00417DCE">
        <w:t xml:space="preserve"> </w:t>
      </w:r>
      <w:proofErr w:type="spellStart"/>
      <w:r w:rsidRPr="00417DCE">
        <w:t>thống</w:t>
      </w:r>
      <w:proofErr w:type="spellEnd"/>
      <w:r w:rsidRPr="00417DCE">
        <w:t>.</w:t>
      </w:r>
    </w:p>
    <w:p w14:paraId="4A68CFDB" w14:textId="1706DAA8" w:rsidR="009A37B0" w:rsidRPr="009A37B0" w:rsidRDefault="009A37B0" w:rsidP="009A37B0">
      <w:pPr>
        <w:pStyle w:val="Heading2"/>
      </w:pPr>
      <w:bookmarkStart w:id="28" w:name="_Toc214055711"/>
      <w:r w:rsidRPr="009A37B0">
        <w:t xml:space="preserve">3.2.5. UC-05: Quản </w:t>
      </w:r>
      <w:proofErr w:type="spellStart"/>
      <w:r w:rsidRPr="009A37B0">
        <w:t>lý</w:t>
      </w:r>
      <w:proofErr w:type="spellEnd"/>
      <w:r w:rsidRPr="009A37B0">
        <w:t xml:space="preserve"> </w:t>
      </w:r>
      <w:proofErr w:type="spellStart"/>
      <w:r w:rsidRPr="009A37B0">
        <w:t>Dữ</w:t>
      </w:r>
      <w:proofErr w:type="spellEnd"/>
      <w:r w:rsidRPr="009A37B0">
        <w:t xml:space="preserve"> </w:t>
      </w:r>
      <w:proofErr w:type="spellStart"/>
      <w:r w:rsidRPr="009A37B0">
        <w:t>liệu</w:t>
      </w:r>
      <w:proofErr w:type="spellEnd"/>
      <w:r w:rsidRPr="009A37B0">
        <w:t xml:space="preserve"> Kho (Store Management)</w:t>
      </w:r>
      <w:bookmarkEnd w:id="28"/>
    </w:p>
    <w:p w14:paraId="31FAD508" w14:textId="77777777" w:rsidR="009A37B0" w:rsidRPr="009A37B0" w:rsidRDefault="009A37B0" w:rsidP="004E51AE">
      <w:pPr>
        <w:numPr>
          <w:ilvl w:val="0"/>
          <w:numId w:val="45"/>
        </w:numPr>
      </w:pPr>
      <w:proofErr w:type="spellStart"/>
      <w:r w:rsidRPr="009A37B0">
        <w:rPr>
          <w:b/>
          <w:bCs/>
        </w:rPr>
        <w:t>Mô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tả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ngắn</w:t>
      </w:r>
      <w:proofErr w:type="spellEnd"/>
      <w:r w:rsidRPr="009A37B0">
        <w:rPr>
          <w:b/>
          <w:bCs/>
        </w:rPr>
        <w:t>:</w:t>
      </w:r>
      <w:r w:rsidRPr="009A37B0">
        <w:t xml:space="preserve"> </w:t>
      </w:r>
      <w:proofErr w:type="spellStart"/>
      <w:r w:rsidRPr="009A37B0">
        <w:t>Chức</w:t>
      </w:r>
      <w:proofErr w:type="spellEnd"/>
      <w:r w:rsidRPr="009A37B0">
        <w:t xml:space="preserve"> </w:t>
      </w:r>
      <w:proofErr w:type="spellStart"/>
      <w:r w:rsidRPr="009A37B0">
        <w:t>năng</w:t>
      </w:r>
      <w:proofErr w:type="spellEnd"/>
      <w:r w:rsidRPr="009A37B0">
        <w:t xml:space="preserve"> </w:t>
      </w:r>
      <w:proofErr w:type="spellStart"/>
      <w:r w:rsidRPr="009A37B0">
        <w:t>cho</w:t>
      </w:r>
      <w:proofErr w:type="spellEnd"/>
      <w:r w:rsidRPr="009A37B0">
        <w:t xml:space="preserve"> </w:t>
      </w:r>
      <w:proofErr w:type="spellStart"/>
      <w:r w:rsidRPr="009A37B0">
        <w:t>phép</w:t>
      </w:r>
      <w:proofErr w:type="spellEnd"/>
      <w:r w:rsidRPr="009A37B0">
        <w:t xml:space="preserve"> Quản </w:t>
      </w:r>
      <w:proofErr w:type="spellStart"/>
      <w:r w:rsidRPr="009A37B0">
        <w:t>lý</w:t>
      </w:r>
      <w:proofErr w:type="spellEnd"/>
      <w:r w:rsidRPr="009A37B0">
        <w:t xml:space="preserve"> (Admin) </w:t>
      </w:r>
      <w:proofErr w:type="spellStart"/>
      <w:r w:rsidRPr="009A37B0">
        <w:t>tạo</w:t>
      </w:r>
      <w:proofErr w:type="spellEnd"/>
      <w:r w:rsidRPr="009A37B0">
        <w:t xml:space="preserve">, </w:t>
      </w:r>
      <w:proofErr w:type="spellStart"/>
      <w:r w:rsidRPr="009A37B0">
        <w:t>xem</w:t>
      </w:r>
      <w:proofErr w:type="spellEnd"/>
      <w:r w:rsidRPr="009A37B0">
        <w:t xml:space="preserve">, </w:t>
      </w:r>
      <w:proofErr w:type="spellStart"/>
      <w:r w:rsidRPr="009A37B0">
        <w:t>cập</w:t>
      </w:r>
      <w:proofErr w:type="spellEnd"/>
      <w:r w:rsidRPr="009A37B0">
        <w:t xml:space="preserve"> </w:t>
      </w:r>
      <w:proofErr w:type="spellStart"/>
      <w:r w:rsidRPr="009A37B0">
        <w:t>nhật</w:t>
      </w:r>
      <w:proofErr w:type="spellEnd"/>
      <w:r w:rsidRPr="009A37B0">
        <w:t xml:space="preserve">, </w:t>
      </w:r>
      <w:proofErr w:type="spellStart"/>
      <w:r w:rsidRPr="009A37B0">
        <w:t>và</w:t>
      </w:r>
      <w:proofErr w:type="spellEnd"/>
      <w:r w:rsidRPr="009A37B0">
        <w:t xml:space="preserve"> </w:t>
      </w:r>
      <w:proofErr w:type="spellStart"/>
      <w:r w:rsidRPr="009A37B0">
        <w:t>quản</w:t>
      </w:r>
      <w:proofErr w:type="spellEnd"/>
      <w:r w:rsidRPr="009A37B0">
        <w:t xml:space="preserve"> </w:t>
      </w:r>
      <w:proofErr w:type="spellStart"/>
      <w:r w:rsidRPr="009A37B0">
        <w:t>lý</w:t>
      </w:r>
      <w:proofErr w:type="spellEnd"/>
      <w:r w:rsidRPr="009A37B0">
        <w:t xml:space="preserve"> </w:t>
      </w:r>
      <w:proofErr w:type="spellStart"/>
      <w:r w:rsidRPr="009A37B0">
        <w:t>các</w:t>
      </w:r>
      <w:proofErr w:type="spellEnd"/>
      <w:r w:rsidRPr="009A37B0">
        <w:t xml:space="preserve"> </w:t>
      </w:r>
      <w:proofErr w:type="spellStart"/>
      <w:r w:rsidRPr="009A37B0">
        <w:t>dữ</w:t>
      </w:r>
      <w:proofErr w:type="spellEnd"/>
      <w:r w:rsidRPr="009A37B0">
        <w:t xml:space="preserve"> </w:t>
      </w:r>
      <w:proofErr w:type="spellStart"/>
      <w:r w:rsidRPr="009A37B0">
        <w:t>liệu</w:t>
      </w:r>
      <w:proofErr w:type="spellEnd"/>
      <w:r w:rsidRPr="009A37B0">
        <w:t xml:space="preserve"> </w:t>
      </w:r>
      <w:proofErr w:type="spellStart"/>
      <w:r w:rsidRPr="009A37B0">
        <w:t>chủ</w:t>
      </w:r>
      <w:proofErr w:type="spellEnd"/>
      <w:r w:rsidRPr="009A37B0">
        <w:t xml:space="preserve"> (master data) </w:t>
      </w:r>
      <w:proofErr w:type="spellStart"/>
      <w:r w:rsidRPr="009A37B0">
        <w:t>của</w:t>
      </w:r>
      <w:proofErr w:type="spellEnd"/>
      <w:r w:rsidRPr="009A37B0">
        <w:t xml:space="preserve"> </w:t>
      </w:r>
      <w:proofErr w:type="spellStart"/>
      <w:r w:rsidRPr="009A37B0">
        <w:t>hệ</w:t>
      </w:r>
      <w:proofErr w:type="spellEnd"/>
      <w:r w:rsidRPr="009A37B0">
        <w:t xml:space="preserve"> </w:t>
      </w:r>
      <w:proofErr w:type="spellStart"/>
      <w:r w:rsidRPr="009A37B0">
        <w:t>thống</w:t>
      </w:r>
      <w:proofErr w:type="spellEnd"/>
      <w:r w:rsidRPr="009A37B0">
        <w:t xml:space="preserve">, bao </w:t>
      </w:r>
      <w:proofErr w:type="spellStart"/>
      <w:r w:rsidRPr="009A37B0">
        <w:t>gồm</w:t>
      </w:r>
      <w:proofErr w:type="spellEnd"/>
      <w:r w:rsidRPr="009A37B0">
        <w:t xml:space="preserve"> </w:t>
      </w:r>
      <w:proofErr w:type="spellStart"/>
      <w:r w:rsidRPr="009A37B0">
        <w:t>thông</w:t>
      </w:r>
      <w:proofErr w:type="spellEnd"/>
      <w:r w:rsidRPr="009A37B0">
        <w:t xml:space="preserve"> tin </w:t>
      </w:r>
      <w:proofErr w:type="spellStart"/>
      <w:r w:rsidRPr="009A37B0">
        <w:t>Mặt</w:t>
      </w:r>
      <w:proofErr w:type="spellEnd"/>
      <w:r w:rsidRPr="009A37B0">
        <w:t xml:space="preserve"> </w:t>
      </w:r>
      <w:proofErr w:type="spellStart"/>
      <w:r w:rsidRPr="009A37B0">
        <w:t>hàng</w:t>
      </w:r>
      <w:proofErr w:type="spellEnd"/>
      <w:r w:rsidRPr="009A37B0">
        <w:t xml:space="preserve"> (SKU), </w:t>
      </w:r>
      <w:proofErr w:type="spellStart"/>
      <w:r w:rsidRPr="009A37B0">
        <w:t>Vị</w:t>
      </w:r>
      <w:proofErr w:type="spellEnd"/>
      <w:r w:rsidRPr="009A37B0">
        <w:t xml:space="preserve"> </w:t>
      </w:r>
      <w:proofErr w:type="spellStart"/>
      <w:r w:rsidRPr="009A37B0">
        <w:t>trí</w:t>
      </w:r>
      <w:proofErr w:type="spellEnd"/>
      <w:r w:rsidRPr="009A37B0">
        <w:t xml:space="preserve"> </w:t>
      </w:r>
      <w:proofErr w:type="spellStart"/>
      <w:r w:rsidRPr="009A37B0">
        <w:t>kho</w:t>
      </w:r>
      <w:proofErr w:type="spellEnd"/>
      <w:r w:rsidRPr="009A37B0">
        <w:t xml:space="preserve">, </w:t>
      </w:r>
      <w:proofErr w:type="spellStart"/>
      <w:r w:rsidRPr="009A37B0">
        <w:t>và</w:t>
      </w:r>
      <w:proofErr w:type="spellEnd"/>
      <w:r w:rsidRPr="009A37B0">
        <w:t xml:space="preserve"> </w:t>
      </w:r>
      <w:proofErr w:type="spellStart"/>
      <w:r w:rsidRPr="009A37B0">
        <w:t>tài</w:t>
      </w:r>
      <w:proofErr w:type="spellEnd"/>
      <w:r w:rsidRPr="009A37B0">
        <w:t xml:space="preserve"> </w:t>
      </w:r>
      <w:proofErr w:type="spellStart"/>
      <w:r w:rsidRPr="009A37B0">
        <w:t>khoản</w:t>
      </w:r>
      <w:proofErr w:type="spellEnd"/>
      <w:r w:rsidRPr="009A37B0">
        <w:t xml:space="preserve"> </w:t>
      </w:r>
      <w:proofErr w:type="spellStart"/>
      <w:r w:rsidRPr="009A37B0">
        <w:t>Nhân</w:t>
      </w:r>
      <w:proofErr w:type="spellEnd"/>
      <w:r w:rsidRPr="009A37B0">
        <w:t xml:space="preserve"> </w:t>
      </w:r>
      <w:proofErr w:type="spellStart"/>
      <w:r w:rsidRPr="009A37B0">
        <w:t>viên</w:t>
      </w:r>
      <w:proofErr w:type="spellEnd"/>
      <w:r w:rsidRPr="009A37B0">
        <w:t>.</w:t>
      </w:r>
    </w:p>
    <w:p w14:paraId="7ECB70E4" w14:textId="77777777" w:rsidR="009A37B0" w:rsidRPr="009A37B0" w:rsidRDefault="009A37B0" w:rsidP="004E51AE">
      <w:pPr>
        <w:numPr>
          <w:ilvl w:val="0"/>
          <w:numId w:val="45"/>
        </w:numPr>
      </w:pPr>
      <w:r w:rsidRPr="009A37B0">
        <w:rPr>
          <w:b/>
          <w:bCs/>
        </w:rPr>
        <w:t xml:space="preserve">Actor </w:t>
      </w:r>
      <w:proofErr w:type="spellStart"/>
      <w:r w:rsidRPr="009A37B0">
        <w:rPr>
          <w:b/>
          <w:bCs/>
        </w:rPr>
        <w:t>chính</w:t>
      </w:r>
      <w:proofErr w:type="spellEnd"/>
      <w:r w:rsidRPr="009A37B0">
        <w:rPr>
          <w:b/>
          <w:bCs/>
        </w:rPr>
        <w:t>:</w:t>
      </w:r>
      <w:r w:rsidRPr="009A37B0">
        <w:t xml:space="preserve"> Quản </w:t>
      </w:r>
      <w:proofErr w:type="spellStart"/>
      <w:r w:rsidRPr="009A37B0">
        <w:t>lý</w:t>
      </w:r>
      <w:proofErr w:type="spellEnd"/>
      <w:r w:rsidRPr="009A37B0">
        <w:t xml:space="preserve"> Kho (Admin).</w:t>
      </w:r>
    </w:p>
    <w:p w14:paraId="38144524" w14:textId="123024E2" w:rsidR="009A37B0" w:rsidRPr="009A37B0" w:rsidRDefault="009A37B0">
      <w:pPr>
        <w:numPr>
          <w:ilvl w:val="0"/>
          <w:numId w:val="19"/>
        </w:numPr>
      </w:pPr>
      <w:proofErr w:type="spellStart"/>
      <w:r w:rsidRPr="009A37B0">
        <w:rPr>
          <w:b/>
          <w:bCs/>
        </w:rPr>
        <w:lastRenderedPageBreak/>
        <w:t>Điều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kiện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tiên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quyết</w:t>
      </w:r>
      <w:proofErr w:type="spellEnd"/>
      <w:r w:rsidRPr="009A37B0">
        <w:rPr>
          <w:b/>
          <w:bCs/>
        </w:rPr>
        <w:t>:</w:t>
      </w:r>
      <w:r w:rsidRPr="009A37B0"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47A21A3F" w14:textId="77777777" w:rsidR="009A37B0" w:rsidRPr="009A37B0" w:rsidRDefault="009A37B0" w:rsidP="004E51AE">
      <w:pPr>
        <w:numPr>
          <w:ilvl w:val="0"/>
          <w:numId w:val="45"/>
        </w:numPr>
      </w:pPr>
      <w:proofErr w:type="spellStart"/>
      <w:r w:rsidRPr="009A37B0">
        <w:rPr>
          <w:b/>
          <w:bCs/>
        </w:rPr>
        <w:t>Luồng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sự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kiện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chính</w:t>
      </w:r>
      <w:proofErr w:type="spellEnd"/>
      <w:r w:rsidRPr="009A37B0">
        <w:rPr>
          <w:b/>
          <w:bCs/>
        </w:rPr>
        <w:t xml:space="preserve"> (Main Flow):</w:t>
      </w:r>
    </w:p>
    <w:p w14:paraId="30D5C0D9" w14:textId="77777777" w:rsidR="009A37B0" w:rsidRPr="009A37B0" w:rsidRDefault="009A37B0" w:rsidP="004E51AE">
      <w:pPr>
        <w:numPr>
          <w:ilvl w:val="1"/>
          <w:numId w:val="45"/>
        </w:numPr>
      </w:pPr>
      <w:r w:rsidRPr="009A37B0">
        <w:t xml:space="preserve">Admin </w:t>
      </w:r>
      <w:proofErr w:type="spellStart"/>
      <w:r w:rsidRPr="009A37B0">
        <w:t>chọn</w:t>
      </w:r>
      <w:proofErr w:type="spellEnd"/>
      <w:r w:rsidRPr="009A37B0">
        <w:t xml:space="preserve"> </w:t>
      </w:r>
      <w:proofErr w:type="spellStart"/>
      <w:r w:rsidRPr="009A37B0">
        <w:t>chức</w:t>
      </w:r>
      <w:proofErr w:type="spellEnd"/>
      <w:r w:rsidRPr="009A37B0">
        <w:t xml:space="preserve"> </w:t>
      </w:r>
      <w:proofErr w:type="spellStart"/>
      <w:r w:rsidRPr="009A37B0">
        <w:t>năng</w:t>
      </w:r>
      <w:proofErr w:type="spellEnd"/>
      <w:r w:rsidRPr="009A37B0">
        <w:t xml:space="preserve"> "Quản </w:t>
      </w:r>
      <w:proofErr w:type="spellStart"/>
      <w:r w:rsidRPr="009A37B0">
        <w:t>lý</w:t>
      </w:r>
      <w:proofErr w:type="spellEnd"/>
      <w:r w:rsidRPr="009A37B0">
        <w:t xml:space="preserve"> </w:t>
      </w:r>
      <w:proofErr w:type="spellStart"/>
      <w:r w:rsidRPr="009A37B0">
        <w:t>Dữ</w:t>
      </w:r>
      <w:proofErr w:type="spellEnd"/>
      <w:r w:rsidRPr="009A37B0">
        <w:t xml:space="preserve"> </w:t>
      </w:r>
      <w:proofErr w:type="spellStart"/>
      <w:r w:rsidRPr="009A37B0">
        <w:t>liệu</w:t>
      </w:r>
      <w:proofErr w:type="spellEnd"/>
      <w:r w:rsidRPr="009A37B0">
        <w:t xml:space="preserve">" </w:t>
      </w:r>
      <w:proofErr w:type="spellStart"/>
      <w:r w:rsidRPr="009A37B0">
        <w:t>từ</w:t>
      </w:r>
      <w:proofErr w:type="spellEnd"/>
      <w:r w:rsidRPr="009A37B0">
        <w:t xml:space="preserve"> menu </w:t>
      </w:r>
      <w:proofErr w:type="spellStart"/>
      <w:r w:rsidRPr="009A37B0">
        <w:t>chính</w:t>
      </w:r>
      <w:proofErr w:type="spellEnd"/>
      <w:r w:rsidRPr="009A37B0">
        <w:t>.</w:t>
      </w:r>
    </w:p>
    <w:p w14:paraId="13541622" w14:textId="61AB0272" w:rsidR="009A37B0" w:rsidRPr="009A37B0" w:rsidRDefault="009A37B0" w:rsidP="004E51AE">
      <w:pPr>
        <w:numPr>
          <w:ilvl w:val="1"/>
          <w:numId w:val="45"/>
        </w:numPr>
      </w:pPr>
      <w:proofErr w:type="spellStart"/>
      <w:r w:rsidRPr="009A37B0">
        <w:t>Hệ</w:t>
      </w:r>
      <w:proofErr w:type="spellEnd"/>
      <w:r w:rsidRPr="009A37B0">
        <w:t xml:space="preserve"> </w:t>
      </w:r>
      <w:proofErr w:type="spellStart"/>
      <w:r w:rsidRPr="009A37B0">
        <w:t>thống</w:t>
      </w:r>
      <w:proofErr w:type="spellEnd"/>
      <w:r w:rsidRPr="009A37B0">
        <w:t xml:space="preserve"> </w:t>
      </w:r>
      <w:proofErr w:type="spellStart"/>
      <w:r w:rsidRPr="009A37B0">
        <w:t>hiển</w:t>
      </w:r>
      <w:proofErr w:type="spellEnd"/>
      <w:r w:rsidRPr="009A37B0">
        <w:t xml:space="preserve"> </w:t>
      </w:r>
      <w:proofErr w:type="spellStart"/>
      <w:r w:rsidRPr="009A37B0">
        <w:t>thị</w:t>
      </w:r>
      <w:proofErr w:type="spellEnd"/>
      <w:r w:rsidRPr="009A37B0">
        <w:t xml:space="preserve"> </w:t>
      </w:r>
      <w:proofErr w:type="spellStart"/>
      <w:r w:rsidRPr="009A37B0">
        <w:t>các</w:t>
      </w:r>
      <w:proofErr w:type="spellEnd"/>
      <w:r w:rsidRPr="009A37B0">
        <w:t xml:space="preserve"> </w:t>
      </w:r>
      <w:proofErr w:type="spellStart"/>
      <w:r w:rsidRPr="009A37B0">
        <w:t>tùy</w:t>
      </w:r>
      <w:proofErr w:type="spellEnd"/>
      <w:r w:rsidRPr="009A37B0">
        <w:t xml:space="preserve"> </w:t>
      </w:r>
      <w:proofErr w:type="spellStart"/>
      <w:r w:rsidRPr="009A37B0">
        <w:t>chọn</w:t>
      </w:r>
      <w:proofErr w:type="spellEnd"/>
      <w:r w:rsidRPr="009A37B0">
        <w:t xml:space="preserve"> </w:t>
      </w:r>
      <w:proofErr w:type="spellStart"/>
      <w:r w:rsidRPr="009A37B0">
        <w:t>quản</w:t>
      </w:r>
      <w:proofErr w:type="spellEnd"/>
      <w:r w:rsidRPr="009A37B0">
        <w:t xml:space="preserve"> </w:t>
      </w:r>
      <w:proofErr w:type="spellStart"/>
      <w:r w:rsidRPr="009A37B0">
        <w:t>lý</w:t>
      </w:r>
      <w:proofErr w:type="spellEnd"/>
      <w:r w:rsidRPr="009A37B0">
        <w:t xml:space="preserve">: </w:t>
      </w:r>
    </w:p>
    <w:p w14:paraId="3079D5A9" w14:textId="77777777" w:rsidR="009A37B0" w:rsidRPr="009A37B0" w:rsidRDefault="009A37B0">
      <w:pPr>
        <w:numPr>
          <w:ilvl w:val="2"/>
          <w:numId w:val="19"/>
        </w:numPr>
      </w:pPr>
      <w:r w:rsidRPr="009A37B0">
        <w:t xml:space="preserve">Quản </w:t>
      </w:r>
      <w:proofErr w:type="spellStart"/>
      <w:r w:rsidRPr="009A37B0">
        <w:t>lý</w:t>
      </w:r>
      <w:proofErr w:type="spellEnd"/>
      <w:r w:rsidRPr="009A37B0">
        <w:t xml:space="preserve"> </w:t>
      </w:r>
      <w:proofErr w:type="spellStart"/>
      <w:r w:rsidRPr="009A37B0">
        <w:t>Mặt</w:t>
      </w:r>
      <w:proofErr w:type="spellEnd"/>
      <w:r w:rsidRPr="009A37B0">
        <w:t xml:space="preserve"> </w:t>
      </w:r>
      <w:proofErr w:type="spellStart"/>
      <w:r w:rsidRPr="009A37B0">
        <w:t>hàng</w:t>
      </w:r>
      <w:proofErr w:type="spellEnd"/>
      <w:r w:rsidRPr="009A37B0">
        <w:t xml:space="preserve"> (SKU) </w:t>
      </w:r>
    </w:p>
    <w:p w14:paraId="4D0687F0" w14:textId="77777777" w:rsidR="009A37B0" w:rsidRPr="009A37B0" w:rsidRDefault="009A37B0">
      <w:pPr>
        <w:numPr>
          <w:ilvl w:val="2"/>
          <w:numId w:val="19"/>
        </w:numPr>
      </w:pPr>
      <w:r w:rsidRPr="009A37B0">
        <w:t xml:space="preserve">Quản </w:t>
      </w:r>
      <w:proofErr w:type="spellStart"/>
      <w:r w:rsidRPr="009A37B0">
        <w:t>lý</w:t>
      </w:r>
      <w:proofErr w:type="spellEnd"/>
      <w:r w:rsidRPr="009A37B0">
        <w:t xml:space="preserve"> </w:t>
      </w:r>
      <w:proofErr w:type="spellStart"/>
      <w:r w:rsidRPr="009A37B0">
        <w:t>Vị</w:t>
      </w:r>
      <w:proofErr w:type="spellEnd"/>
      <w:r w:rsidRPr="009A37B0">
        <w:t xml:space="preserve"> </w:t>
      </w:r>
      <w:proofErr w:type="spellStart"/>
      <w:r w:rsidRPr="009A37B0">
        <w:t>trí</w:t>
      </w:r>
      <w:proofErr w:type="spellEnd"/>
      <w:r w:rsidRPr="009A37B0">
        <w:t xml:space="preserve"> </w:t>
      </w:r>
      <w:proofErr w:type="spellStart"/>
      <w:r w:rsidRPr="009A37B0">
        <w:t>kho</w:t>
      </w:r>
      <w:proofErr w:type="spellEnd"/>
      <w:r w:rsidRPr="009A37B0">
        <w:t xml:space="preserve"> </w:t>
      </w:r>
    </w:p>
    <w:p w14:paraId="0E99F056" w14:textId="77777777" w:rsidR="009A37B0" w:rsidRPr="009A37B0" w:rsidRDefault="009A37B0">
      <w:pPr>
        <w:numPr>
          <w:ilvl w:val="2"/>
          <w:numId w:val="19"/>
        </w:numPr>
      </w:pPr>
      <w:r w:rsidRPr="009A37B0">
        <w:t xml:space="preserve">Quản </w:t>
      </w:r>
      <w:proofErr w:type="spellStart"/>
      <w:r w:rsidRPr="009A37B0">
        <w:t>lý</w:t>
      </w:r>
      <w:proofErr w:type="spellEnd"/>
      <w:r w:rsidRPr="009A37B0">
        <w:t xml:space="preserve"> </w:t>
      </w:r>
      <w:proofErr w:type="spellStart"/>
      <w:r w:rsidRPr="009A37B0">
        <w:t>Nhân</w:t>
      </w:r>
      <w:proofErr w:type="spellEnd"/>
      <w:r w:rsidRPr="009A37B0">
        <w:t xml:space="preserve"> </w:t>
      </w:r>
      <w:proofErr w:type="spellStart"/>
      <w:r w:rsidRPr="009A37B0">
        <w:t>viên</w:t>
      </w:r>
      <w:proofErr w:type="spellEnd"/>
      <w:r w:rsidRPr="009A37B0">
        <w:t xml:space="preserve"> </w:t>
      </w:r>
    </w:p>
    <w:p w14:paraId="42A5C72B" w14:textId="77777777" w:rsidR="009A37B0" w:rsidRPr="009A37B0" w:rsidRDefault="009A37B0">
      <w:pPr>
        <w:numPr>
          <w:ilvl w:val="1"/>
          <w:numId w:val="19"/>
        </w:numPr>
      </w:pPr>
      <w:r w:rsidRPr="009A37B0">
        <w:t xml:space="preserve">Admin </w:t>
      </w:r>
      <w:proofErr w:type="spellStart"/>
      <w:r w:rsidRPr="009A37B0">
        <w:t>chọn</w:t>
      </w:r>
      <w:proofErr w:type="spellEnd"/>
      <w:r w:rsidRPr="009A37B0">
        <w:t xml:space="preserve"> </w:t>
      </w:r>
      <w:proofErr w:type="spellStart"/>
      <w:r w:rsidRPr="009A37B0">
        <w:t>một</w:t>
      </w:r>
      <w:proofErr w:type="spellEnd"/>
      <w:r w:rsidRPr="009A37B0">
        <w:t xml:space="preserve"> </w:t>
      </w:r>
      <w:proofErr w:type="spellStart"/>
      <w:r w:rsidRPr="009A37B0">
        <w:t>trong</w:t>
      </w:r>
      <w:proofErr w:type="spellEnd"/>
      <w:r w:rsidRPr="009A37B0">
        <w:t xml:space="preserve"> </w:t>
      </w:r>
      <w:proofErr w:type="spellStart"/>
      <w:r w:rsidRPr="009A37B0">
        <w:t>các</w:t>
      </w:r>
      <w:proofErr w:type="spellEnd"/>
      <w:r w:rsidRPr="009A37B0">
        <w:t xml:space="preserve"> </w:t>
      </w:r>
      <w:proofErr w:type="spellStart"/>
      <w:r w:rsidRPr="009A37B0">
        <w:t>tùy</w:t>
      </w:r>
      <w:proofErr w:type="spellEnd"/>
      <w:r w:rsidRPr="009A37B0">
        <w:t xml:space="preserve"> </w:t>
      </w:r>
      <w:proofErr w:type="spellStart"/>
      <w:r w:rsidRPr="009A37B0">
        <w:t>chọn</w:t>
      </w:r>
      <w:proofErr w:type="spellEnd"/>
      <w:r w:rsidRPr="009A37B0">
        <w:t xml:space="preserve"> </w:t>
      </w:r>
      <w:proofErr w:type="spellStart"/>
      <w:r w:rsidRPr="009A37B0">
        <w:t>trên</w:t>
      </w:r>
      <w:proofErr w:type="spellEnd"/>
      <w:r w:rsidRPr="009A37B0">
        <w:t>.</w:t>
      </w:r>
    </w:p>
    <w:p w14:paraId="6CD691BD" w14:textId="77777777" w:rsidR="009A37B0" w:rsidRPr="009A37B0" w:rsidRDefault="009A37B0">
      <w:pPr>
        <w:numPr>
          <w:ilvl w:val="1"/>
          <w:numId w:val="19"/>
        </w:numPr>
      </w:pPr>
      <w:proofErr w:type="spellStart"/>
      <w:r w:rsidRPr="009A37B0">
        <w:t>Hệ</w:t>
      </w:r>
      <w:proofErr w:type="spellEnd"/>
      <w:r w:rsidRPr="009A37B0">
        <w:t xml:space="preserve"> </w:t>
      </w:r>
      <w:proofErr w:type="spellStart"/>
      <w:r w:rsidRPr="009A37B0">
        <w:t>thống</w:t>
      </w:r>
      <w:proofErr w:type="spellEnd"/>
      <w:r w:rsidRPr="009A37B0">
        <w:t xml:space="preserve"> </w:t>
      </w:r>
      <w:proofErr w:type="spellStart"/>
      <w:r w:rsidRPr="009A37B0">
        <w:t>chuyển</w:t>
      </w:r>
      <w:proofErr w:type="spellEnd"/>
      <w:r w:rsidRPr="009A37B0">
        <w:t xml:space="preserve"> </w:t>
      </w:r>
      <w:proofErr w:type="spellStart"/>
      <w:r w:rsidRPr="009A37B0">
        <w:t>đến</w:t>
      </w:r>
      <w:proofErr w:type="spellEnd"/>
      <w:r w:rsidRPr="009A37B0">
        <w:t xml:space="preserve"> </w:t>
      </w:r>
      <w:proofErr w:type="spellStart"/>
      <w:r w:rsidRPr="009A37B0">
        <w:t>luồng</w:t>
      </w:r>
      <w:proofErr w:type="spellEnd"/>
      <w:r w:rsidRPr="009A37B0">
        <w:t xml:space="preserve"> con </w:t>
      </w:r>
      <w:proofErr w:type="spellStart"/>
      <w:r w:rsidRPr="009A37B0">
        <w:t>tương</w:t>
      </w:r>
      <w:proofErr w:type="spellEnd"/>
      <w:r w:rsidRPr="009A37B0">
        <w:t xml:space="preserve"> </w:t>
      </w:r>
      <w:proofErr w:type="spellStart"/>
      <w:r w:rsidRPr="009A37B0">
        <w:t>ứng</w:t>
      </w:r>
      <w:proofErr w:type="spellEnd"/>
      <w:r w:rsidRPr="009A37B0">
        <w:t xml:space="preserve"> (Xem </w:t>
      </w:r>
      <w:proofErr w:type="spellStart"/>
      <w:r w:rsidRPr="009A37B0">
        <w:t>Luồng</w:t>
      </w:r>
      <w:proofErr w:type="spellEnd"/>
      <w:r w:rsidRPr="009A37B0">
        <w:t xml:space="preserve"> con A, B, C).</w:t>
      </w:r>
    </w:p>
    <w:p w14:paraId="7EA1E6AF" w14:textId="7B6EFE09" w:rsidR="009A37B0" w:rsidRPr="009A37B0" w:rsidRDefault="009A37B0" w:rsidP="009A37B0"/>
    <w:p w14:paraId="241BBE7D" w14:textId="77777777" w:rsidR="009A37B0" w:rsidRPr="009A37B0" w:rsidRDefault="009A37B0">
      <w:pPr>
        <w:numPr>
          <w:ilvl w:val="0"/>
          <w:numId w:val="20"/>
        </w:numPr>
      </w:pPr>
      <w:proofErr w:type="spellStart"/>
      <w:r w:rsidRPr="009A37B0">
        <w:rPr>
          <w:b/>
          <w:bCs/>
        </w:rPr>
        <w:t>Luồng</w:t>
      </w:r>
      <w:proofErr w:type="spellEnd"/>
      <w:r w:rsidRPr="009A37B0">
        <w:rPr>
          <w:b/>
          <w:bCs/>
        </w:rPr>
        <w:t xml:space="preserve"> con A: Quản </w:t>
      </w:r>
      <w:proofErr w:type="spellStart"/>
      <w:r w:rsidRPr="009A37B0">
        <w:rPr>
          <w:b/>
          <w:bCs/>
        </w:rPr>
        <w:t>lý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Mặt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hàng</w:t>
      </w:r>
      <w:proofErr w:type="spellEnd"/>
      <w:r w:rsidRPr="009A37B0">
        <w:rPr>
          <w:b/>
          <w:bCs/>
        </w:rPr>
        <w:t xml:space="preserve"> (SKU)</w:t>
      </w:r>
    </w:p>
    <w:p w14:paraId="1838A50F" w14:textId="7889AAAC" w:rsidR="009A37B0" w:rsidRPr="009A37B0" w:rsidRDefault="009A37B0" w:rsidP="004E51AE">
      <w:pPr>
        <w:numPr>
          <w:ilvl w:val="1"/>
          <w:numId w:val="45"/>
        </w:numPr>
      </w:pPr>
      <w:r w:rsidRPr="009A37B0">
        <w:t xml:space="preserve">Admin </w:t>
      </w:r>
      <w:proofErr w:type="spellStart"/>
      <w:r w:rsidRPr="009A37B0">
        <w:t>chọn</w:t>
      </w:r>
      <w:proofErr w:type="spellEnd"/>
      <w:r w:rsidRPr="009A37B0">
        <w:t xml:space="preserve"> "Quản </w:t>
      </w:r>
      <w:proofErr w:type="spellStart"/>
      <w:r w:rsidRPr="009A37B0">
        <w:t>lý</w:t>
      </w:r>
      <w:proofErr w:type="spellEnd"/>
      <w:r w:rsidRPr="009A37B0">
        <w:t xml:space="preserve"> </w:t>
      </w:r>
      <w:proofErr w:type="spellStart"/>
      <w:r w:rsidRPr="009A37B0">
        <w:t>Mặt</w:t>
      </w:r>
      <w:proofErr w:type="spellEnd"/>
      <w:r w:rsidRPr="009A37B0">
        <w:t xml:space="preserve"> </w:t>
      </w:r>
      <w:proofErr w:type="spellStart"/>
      <w:r w:rsidRPr="009A37B0">
        <w:t>hàng</w:t>
      </w:r>
      <w:proofErr w:type="spellEnd"/>
      <w:r w:rsidRPr="009A37B0">
        <w:t xml:space="preserve"> (SKU)".</w:t>
      </w:r>
    </w:p>
    <w:p w14:paraId="5020DEE7" w14:textId="77777777" w:rsidR="009A37B0" w:rsidRPr="009A37B0" w:rsidRDefault="009A37B0" w:rsidP="004E51AE">
      <w:pPr>
        <w:numPr>
          <w:ilvl w:val="1"/>
          <w:numId w:val="45"/>
        </w:numPr>
      </w:pPr>
      <w:proofErr w:type="spellStart"/>
      <w:r w:rsidRPr="009A37B0">
        <w:t>Hệ</w:t>
      </w:r>
      <w:proofErr w:type="spellEnd"/>
      <w:r w:rsidRPr="009A37B0">
        <w:t xml:space="preserve"> </w:t>
      </w:r>
      <w:proofErr w:type="spellStart"/>
      <w:r w:rsidRPr="009A37B0">
        <w:t>thống</w:t>
      </w:r>
      <w:proofErr w:type="spellEnd"/>
      <w:r w:rsidRPr="009A37B0">
        <w:t xml:space="preserve"> </w:t>
      </w:r>
      <w:proofErr w:type="spellStart"/>
      <w:r w:rsidRPr="009A37B0">
        <w:t>hiển</w:t>
      </w:r>
      <w:proofErr w:type="spellEnd"/>
      <w:r w:rsidRPr="009A37B0">
        <w:t xml:space="preserve"> </w:t>
      </w:r>
      <w:proofErr w:type="spellStart"/>
      <w:r w:rsidRPr="009A37B0">
        <w:t>thị</w:t>
      </w:r>
      <w:proofErr w:type="spellEnd"/>
      <w:r w:rsidRPr="009A37B0">
        <w:t xml:space="preserve"> </w:t>
      </w:r>
      <w:proofErr w:type="spellStart"/>
      <w:r w:rsidRPr="009A37B0">
        <w:t>danh</w:t>
      </w:r>
      <w:proofErr w:type="spellEnd"/>
      <w:r w:rsidRPr="009A37B0">
        <w:t xml:space="preserve"> </w:t>
      </w:r>
      <w:proofErr w:type="spellStart"/>
      <w:r w:rsidRPr="009A37B0">
        <w:t>sách</w:t>
      </w:r>
      <w:proofErr w:type="spellEnd"/>
      <w:r w:rsidRPr="009A37B0">
        <w:t xml:space="preserve"> </w:t>
      </w:r>
      <w:proofErr w:type="spellStart"/>
      <w:r w:rsidRPr="009A37B0">
        <w:t>các</w:t>
      </w:r>
      <w:proofErr w:type="spellEnd"/>
      <w:r w:rsidRPr="009A37B0">
        <w:t xml:space="preserve"> SKU </w:t>
      </w:r>
      <w:proofErr w:type="spellStart"/>
      <w:r w:rsidRPr="009A37B0">
        <w:t>hiện</w:t>
      </w:r>
      <w:proofErr w:type="spellEnd"/>
      <w:r w:rsidRPr="009A37B0">
        <w:t xml:space="preserve"> </w:t>
      </w:r>
      <w:proofErr w:type="spellStart"/>
      <w:r w:rsidRPr="009A37B0">
        <w:t>có</w:t>
      </w:r>
      <w:proofErr w:type="spellEnd"/>
      <w:r w:rsidRPr="009A37B0">
        <w:t>.</w:t>
      </w:r>
    </w:p>
    <w:p w14:paraId="18143570" w14:textId="77777777" w:rsidR="009A37B0" w:rsidRPr="009A37B0" w:rsidRDefault="009A37B0" w:rsidP="004E51AE">
      <w:pPr>
        <w:numPr>
          <w:ilvl w:val="1"/>
          <w:numId w:val="45"/>
        </w:numPr>
      </w:pPr>
      <w:r w:rsidRPr="009A37B0">
        <w:t xml:space="preserve">Admin </w:t>
      </w:r>
      <w:proofErr w:type="spellStart"/>
      <w:r w:rsidRPr="009A37B0">
        <w:t>chọn</w:t>
      </w:r>
      <w:proofErr w:type="spellEnd"/>
      <w:r w:rsidRPr="009A37B0">
        <w:t xml:space="preserve"> "</w:t>
      </w:r>
      <w:proofErr w:type="spellStart"/>
      <w:r w:rsidRPr="009A37B0">
        <w:t>Thêm</w:t>
      </w:r>
      <w:proofErr w:type="spellEnd"/>
      <w:r w:rsidRPr="009A37B0">
        <w:t xml:space="preserve"> </w:t>
      </w:r>
      <w:proofErr w:type="spellStart"/>
      <w:r w:rsidRPr="009A37B0">
        <w:t>mới</w:t>
      </w:r>
      <w:proofErr w:type="spellEnd"/>
      <w:r w:rsidRPr="009A37B0">
        <w:t>" (</w:t>
      </w:r>
      <w:proofErr w:type="spellStart"/>
      <w:r w:rsidRPr="009A37B0">
        <w:t>hoặc</w:t>
      </w:r>
      <w:proofErr w:type="spellEnd"/>
      <w:r w:rsidRPr="009A37B0">
        <w:t xml:space="preserve"> "</w:t>
      </w:r>
      <w:proofErr w:type="spellStart"/>
      <w:r w:rsidRPr="009A37B0">
        <w:t>Chỉnh</w:t>
      </w:r>
      <w:proofErr w:type="spellEnd"/>
      <w:r w:rsidRPr="009A37B0">
        <w:t xml:space="preserve"> </w:t>
      </w:r>
      <w:proofErr w:type="spellStart"/>
      <w:r w:rsidRPr="009A37B0">
        <w:t>sửa</w:t>
      </w:r>
      <w:proofErr w:type="spellEnd"/>
      <w:r w:rsidRPr="009A37B0">
        <w:t xml:space="preserve">" </w:t>
      </w:r>
      <w:proofErr w:type="spellStart"/>
      <w:r w:rsidRPr="009A37B0">
        <w:t>một</w:t>
      </w:r>
      <w:proofErr w:type="spellEnd"/>
      <w:r w:rsidRPr="009A37B0">
        <w:t xml:space="preserve"> SKU </w:t>
      </w:r>
      <w:proofErr w:type="spellStart"/>
      <w:r w:rsidRPr="009A37B0">
        <w:t>đang</w:t>
      </w:r>
      <w:proofErr w:type="spellEnd"/>
      <w:r w:rsidRPr="009A37B0">
        <w:t xml:space="preserve"> </w:t>
      </w:r>
      <w:proofErr w:type="spellStart"/>
      <w:r w:rsidRPr="009A37B0">
        <w:t>có</w:t>
      </w:r>
      <w:proofErr w:type="spellEnd"/>
      <w:r w:rsidRPr="009A37B0">
        <w:t>).</w:t>
      </w:r>
    </w:p>
    <w:p w14:paraId="1A27779D" w14:textId="5E19D959" w:rsidR="009A37B0" w:rsidRPr="009A37B0" w:rsidRDefault="009A37B0">
      <w:pPr>
        <w:numPr>
          <w:ilvl w:val="1"/>
          <w:numId w:val="20"/>
        </w:numPr>
      </w:pPr>
      <w:r w:rsidRPr="009A37B0">
        <w:t xml:space="preserve">Admin </w:t>
      </w:r>
      <w:proofErr w:type="spellStart"/>
      <w:r w:rsidRPr="009A37B0">
        <w:t>nhập</w:t>
      </w:r>
      <w:proofErr w:type="spellEnd"/>
      <w:r w:rsidRPr="009A37B0">
        <w:t>/</w:t>
      </w:r>
      <w:proofErr w:type="spellStart"/>
      <w:r w:rsidRPr="009A37B0">
        <w:t>cập</w:t>
      </w:r>
      <w:proofErr w:type="spellEnd"/>
      <w:r w:rsidRPr="009A37B0">
        <w:t xml:space="preserve"> </w:t>
      </w:r>
      <w:proofErr w:type="spellStart"/>
      <w:r w:rsidRPr="009A37B0">
        <w:t>nhật</w:t>
      </w:r>
      <w:proofErr w:type="spellEnd"/>
      <w:r w:rsidRPr="009A37B0">
        <w:t xml:space="preserve"> </w:t>
      </w:r>
      <w:proofErr w:type="spellStart"/>
      <w:r w:rsidRPr="009A37B0">
        <w:t>các</w:t>
      </w:r>
      <w:proofErr w:type="spellEnd"/>
      <w:r w:rsidRPr="009A37B0">
        <w:t xml:space="preserve"> </w:t>
      </w:r>
      <w:proofErr w:type="spellStart"/>
      <w:r w:rsidRPr="009A37B0">
        <w:t>thông</w:t>
      </w:r>
      <w:proofErr w:type="spellEnd"/>
      <w:r w:rsidRPr="009A37B0">
        <w:t xml:space="preserve"> tin </w:t>
      </w:r>
      <w:proofErr w:type="spellStart"/>
      <w:r w:rsidRPr="009A37B0">
        <w:t>cho</w:t>
      </w:r>
      <w:proofErr w:type="spellEnd"/>
      <w:r w:rsidRPr="009A37B0">
        <w:t xml:space="preserve"> SKU </w:t>
      </w:r>
    </w:p>
    <w:p w14:paraId="3440D9A5" w14:textId="77777777" w:rsidR="009A37B0" w:rsidRPr="009A37B0" w:rsidRDefault="009A37B0" w:rsidP="004E51AE">
      <w:pPr>
        <w:numPr>
          <w:ilvl w:val="1"/>
          <w:numId w:val="45"/>
        </w:numPr>
      </w:pPr>
      <w:r w:rsidRPr="009A37B0">
        <w:t xml:space="preserve">Admin </w:t>
      </w:r>
      <w:proofErr w:type="spellStart"/>
      <w:r w:rsidRPr="009A37B0">
        <w:t>nhấn</w:t>
      </w:r>
      <w:proofErr w:type="spellEnd"/>
      <w:r w:rsidRPr="009A37B0">
        <w:t xml:space="preserve"> "Lưu".</w:t>
      </w:r>
    </w:p>
    <w:p w14:paraId="36EA6077" w14:textId="77777777" w:rsidR="009A37B0" w:rsidRPr="009A37B0" w:rsidRDefault="009A37B0" w:rsidP="004E51AE">
      <w:pPr>
        <w:numPr>
          <w:ilvl w:val="1"/>
          <w:numId w:val="45"/>
        </w:numPr>
      </w:pPr>
      <w:proofErr w:type="spellStart"/>
      <w:r w:rsidRPr="009A37B0">
        <w:t>Hệ</w:t>
      </w:r>
      <w:proofErr w:type="spellEnd"/>
      <w:r w:rsidRPr="009A37B0">
        <w:t xml:space="preserve"> </w:t>
      </w:r>
      <w:proofErr w:type="spellStart"/>
      <w:r w:rsidRPr="009A37B0">
        <w:t>thống</w:t>
      </w:r>
      <w:proofErr w:type="spellEnd"/>
      <w:r w:rsidRPr="009A37B0">
        <w:t xml:space="preserve"> </w:t>
      </w:r>
      <w:proofErr w:type="spellStart"/>
      <w:r w:rsidRPr="009A37B0">
        <w:t>kiểm</w:t>
      </w:r>
      <w:proofErr w:type="spellEnd"/>
      <w:r w:rsidRPr="009A37B0">
        <w:t xml:space="preserve"> </w:t>
      </w:r>
      <w:proofErr w:type="spellStart"/>
      <w:r w:rsidRPr="009A37B0">
        <w:t>tra</w:t>
      </w:r>
      <w:proofErr w:type="spellEnd"/>
      <w:r w:rsidRPr="009A37B0">
        <w:t xml:space="preserve"> </w:t>
      </w:r>
      <w:proofErr w:type="spellStart"/>
      <w:r w:rsidRPr="009A37B0">
        <w:t>tính</w:t>
      </w:r>
      <w:proofErr w:type="spellEnd"/>
      <w:r w:rsidRPr="009A37B0">
        <w:t xml:space="preserve"> </w:t>
      </w:r>
      <w:proofErr w:type="spellStart"/>
      <w:r w:rsidRPr="009A37B0">
        <w:t>hợp</w:t>
      </w:r>
      <w:proofErr w:type="spellEnd"/>
      <w:r w:rsidRPr="009A37B0">
        <w:t xml:space="preserve"> </w:t>
      </w:r>
      <w:proofErr w:type="spellStart"/>
      <w:r w:rsidRPr="009A37B0">
        <w:t>lệ</w:t>
      </w:r>
      <w:proofErr w:type="spellEnd"/>
      <w:r w:rsidRPr="009A37B0">
        <w:t xml:space="preserve"> </w:t>
      </w:r>
      <w:proofErr w:type="spellStart"/>
      <w:r w:rsidRPr="009A37B0">
        <w:t>và</w:t>
      </w:r>
      <w:proofErr w:type="spellEnd"/>
      <w:r w:rsidRPr="009A37B0">
        <w:t xml:space="preserve"> </w:t>
      </w:r>
      <w:proofErr w:type="spellStart"/>
      <w:r w:rsidRPr="009A37B0">
        <w:t>cập</w:t>
      </w:r>
      <w:proofErr w:type="spellEnd"/>
      <w:r w:rsidRPr="009A37B0">
        <w:t xml:space="preserve"> </w:t>
      </w:r>
      <w:proofErr w:type="spellStart"/>
      <w:r w:rsidRPr="009A37B0">
        <w:t>nhật</w:t>
      </w:r>
      <w:proofErr w:type="spellEnd"/>
      <w:r w:rsidRPr="009A37B0">
        <w:t xml:space="preserve"> </w:t>
      </w:r>
      <w:proofErr w:type="spellStart"/>
      <w:r w:rsidRPr="009A37B0">
        <w:t>thông</w:t>
      </w:r>
      <w:proofErr w:type="spellEnd"/>
      <w:r w:rsidRPr="009A37B0">
        <w:t xml:space="preserve"> tin </w:t>
      </w:r>
      <w:proofErr w:type="spellStart"/>
      <w:r w:rsidRPr="009A37B0">
        <w:t>vào</w:t>
      </w:r>
      <w:proofErr w:type="spellEnd"/>
      <w:r w:rsidRPr="009A37B0">
        <w:t xml:space="preserve"> CSDL. Use case </w:t>
      </w:r>
      <w:proofErr w:type="spellStart"/>
      <w:r w:rsidRPr="009A37B0">
        <w:t>kết</w:t>
      </w:r>
      <w:proofErr w:type="spellEnd"/>
      <w:r w:rsidRPr="009A37B0">
        <w:t xml:space="preserve"> </w:t>
      </w:r>
      <w:proofErr w:type="spellStart"/>
      <w:r w:rsidRPr="009A37B0">
        <w:t>thúc</w:t>
      </w:r>
      <w:proofErr w:type="spellEnd"/>
      <w:r w:rsidRPr="009A37B0">
        <w:t>.</w:t>
      </w:r>
    </w:p>
    <w:p w14:paraId="44DAF792" w14:textId="77777777" w:rsidR="009A37B0" w:rsidRPr="009A37B0" w:rsidRDefault="009A37B0">
      <w:pPr>
        <w:numPr>
          <w:ilvl w:val="0"/>
          <w:numId w:val="20"/>
        </w:numPr>
      </w:pPr>
      <w:proofErr w:type="spellStart"/>
      <w:r w:rsidRPr="009A37B0">
        <w:rPr>
          <w:b/>
          <w:bCs/>
        </w:rPr>
        <w:t>Luồng</w:t>
      </w:r>
      <w:proofErr w:type="spellEnd"/>
      <w:r w:rsidRPr="009A37B0">
        <w:rPr>
          <w:b/>
          <w:bCs/>
        </w:rPr>
        <w:t xml:space="preserve"> con B: Quản </w:t>
      </w:r>
      <w:proofErr w:type="spellStart"/>
      <w:r w:rsidRPr="009A37B0">
        <w:rPr>
          <w:b/>
          <w:bCs/>
        </w:rPr>
        <w:t>lý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Vị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trí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kho</w:t>
      </w:r>
      <w:proofErr w:type="spellEnd"/>
    </w:p>
    <w:p w14:paraId="1F586E50" w14:textId="77777777" w:rsidR="009A37B0" w:rsidRPr="009A37B0" w:rsidRDefault="009A37B0">
      <w:pPr>
        <w:numPr>
          <w:ilvl w:val="1"/>
          <w:numId w:val="21"/>
        </w:numPr>
      </w:pPr>
      <w:r w:rsidRPr="009A37B0">
        <w:t xml:space="preserve">Admin </w:t>
      </w:r>
      <w:proofErr w:type="spellStart"/>
      <w:r w:rsidRPr="009A37B0">
        <w:t>chọn</w:t>
      </w:r>
      <w:proofErr w:type="spellEnd"/>
      <w:r w:rsidRPr="009A37B0">
        <w:t xml:space="preserve"> "Quản </w:t>
      </w:r>
      <w:proofErr w:type="spellStart"/>
      <w:r w:rsidRPr="009A37B0">
        <w:t>lý</w:t>
      </w:r>
      <w:proofErr w:type="spellEnd"/>
      <w:r w:rsidRPr="009A37B0">
        <w:t xml:space="preserve"> </w:t>
      </w:r>
      <w:proofErr w:type="spellStart"/>
      <w:r w:rsidRPr="009A37B0">
        <w:t>Vị</w:t>
      </w:r>
      <w:proofErr w:type="spellEnd"/>
      <w:r w:rsidRPr="009A37B0">
        <w:t xml:space="preserve"> </w:t>
      </w:r>
      <w:proofErr w:type="spellStart"/>
      <w:r w:rsidRPr="009A37B0">
        <w:t>trí</w:t>
      </w:r>
      <w:proofErr w:type="spellEnd"/>
      <w:r w:rsidRPr="009A37B0">
        <w:t xml:space="preserve"> </w:t>
      </w:r>
      <w:proofErr w:type="spellStart"/>
      <w:r w:rsidRPr="009A37B0">
        <w:t>kho</w:t>
      </w:r>
      <w:proofErr w:type="spellEnd"/>
      <w:r w:rsidRPr="009A37B0">
        <w:t>".</w:t>
      </w:r>
    </w:p>
    <w:p w14:paraId="1E8CB779" w14:textId="6CA2771B" w:rsidR="009A37B0" w:rsidRPr="009A37B0" w:rsidRDefault="009A37B0">
      <w:pPr>
        <w:numPr>
          <w:ilvl w:val="1"/>
          <w:numId w:val="21"/>
        </w:numPr>
      </w:pPr>
      <w:proofErr w:type="spellStart"/>
      <w:r w:rsidRPr="009A37B0">
        <w:t>Hệ</w:t>
      </w:r>
      <w:proofErr w:type="spellEnd"/>
      <w:r w:rsidRPr="009A37B0">
        <w:t xml:space="preserve"> </w:t>
      </w:r>
      <w:proofErr w:type="spellStart"/>
      <w:r w:rsidRPr="009A37B0">
        <w:t>thống</w:t>
      </w:r>
      <w:proofErr w:type="spellEnd"/>
      <w:r w:rsidRPr="009A37B0">
        <w:t xml:space="preserve"> </w:t>
      </w:r>
      <w:proofErr w:type="spellStart"/>
      <w:r w:rsidRPr="009A37B0">
        <w:t>hiển</w:t>
      </w:r>
      <w:proofErr w:type="spellEnd"/>
      <w:r w:rsidRPr="009A37B0">
        <w:t xml:space="preserve"> </w:t>
      </w:r>
      <w:proofErr w:type="spellStart"/>
      <w:r w:rsidRPr="009A37B0">
        <w:t>thị</w:t>
      </w:r>
      <w:proofErr w:type="spellEnd"/>
      <w:r w:rsidRPr="009A37B0">
        <w:t xml:space="preserve"> </w:t>
      </w:r>
      <w:proofErr w:type="spellStart"/>
      <w:r w:rsidRPr="009A37B0">
        <w:t>danh</w:t>
      </w:r>
      <w:proofErr w:type="spellEnd"/>
      <w:r w:rsidRPr="009A37B0">
        <w:t xml:space="preserve"> </w:t>
      </w:r>
      <w:proofErr w:type="spellStart"/>
      <w:r w:rsidRPr="009A37B0">
        <w:t>sách</w:t>
      </w:r>
      <w:proofErr w:type="spellEnd"/>
      <w:r w:rsidRPr="009A37B0">
        <w:t xml:space="preserve"> </w:t>
      </w:r>
      <w:proofErr w:type="spellStart"/>
      <w:r w:rsidRPr="009A37B0">
        <w:t>các</w:t>
      </w:r>
      <w:proofErr w:type="spellEnd"/>
      <w:r w:rsidRPr="009A37B0">
        <w:t xml:space="preserve"> </w:t>
      </w:r>
      <w:proofErr w:type="spellStart"/>
      <w:r w:rsidRPr="009A37B0">
        <w:t>Vị</w:t>
      </w:r>
      <w:proofErr w:type="spellEnd"/>
      <w:r w:rsidRPr="009A37B0">
        <w:t xml:space="preserve"> </w:t>
      </w:r>
      <w:proofErr w:type="spellStart"/>
      <w:r w:rsidRPr="009A37B0">
        <w:t>trí</w:t>
      </w:r>
      <w:proofErr w:type="spellEnd"/>
      <w:r w:rsidRPr="009A37B0">
        <w:t xml:space="preserve"> </w:t>
      </w:r>
      <w:proofErr w:type="spellStart"/>
      <w:r w:rsidRPr="009A37B0">
        <w:t>hiện</w:t>
      </w:r>
      <w:proofErr w:type="spellEnd"/>
      <w:r w:rsidRPr="009A37B0">
        <w:t xml:space="preserve"> </w:t>
      </w:r>
      <w:proofErr w:type="spellStart"/>
      <w:r w:rsidRPr="009A37B0">
        <w:t>có</w:t>
      </w:r>
      <w:proofErr w:type="spellEnd"/>
      <w:r w:rsidRPr="009A37B0">
        <w:t xml:space="preserve"> (</w:t>
      </w:r>
      <w:proofErr w:type="spellStart"/>
      <w:r w:rsidRPr="009A37B0">
        <w:t>có</w:t>
      </w:r>
      <w:proofErr w:type="spellEnd"/>
      <w:r w:rsidRPr="009A37B0">
        <w:t xml:space="preserve"> </w:t>
      </w:r>
      <w:proofErr w:type="spellStart"/>
      <w:r w:rsidRPr="009A37B0">
        <w:t>thể</w:t>
      </w:r>
      <w:proofErr w:type="spellEnd"/>
      <w:r w:rsidRPr="009A37B0">
        <w:t xml:space="preserve"> </w:t>
      </w:r>
      <w:proofErr w:type="spellStart"/>
      <w:r w:rsidRPr="009A37B0">
        <w:t>theo</w:t>
      </w:r>
      <w:proofErr w:type="spellEnd"/>
      <w:r w:rsidRPr="009A37B0">
        <w:t xml:space="preserve"> </w:t>
      </w:r>
      <w:proofErr w:type="spellStart"/>
      <w:r w:rsidRPr="009A37B0">
        <w:t>dạng</w:t>
      </w:r>
      <w:proofErr w:type="spellEnd"/>
      <w:r w:rsidRPr="009A37B0">
        <w:t xml:space="preserve"> </w:t>
      </w:r>
      <w:proofErr w:type="spellStart"/>
      <w:r w:rsidRPr="009A37B0">
        <w:t>cây</w:t>
      </w:r>
      <w:proofErr w:type="spellEnd"/>
      <w:r w:rsidRPr="009A37B0">
        <w:t xml:space="preserve">: Khu -&gt; </w:t>
      </w:r>
      <w:proofErr w:type="spellStart"/>
      <w:proofErr w:type="gramStart"/>
      <w:r w:rsidRPr="009A37B0">
        <w:t>Kệ</w:t>
      </w:r>
      <w:proofErr w:type="spellEnd"/>
      <w:r w:rsidRPr="009A37B0">
        <w:t xml:space="preserve"> )</w:t>
      </w:r>
      <w:proofErr w:type="gramEnd"/>
      <w:r w:rsidRPr="009A37B0">
        <w:t>.</w:t>
      </w:r>
    </w:p>
    <w:p w14:paraId="17677094" w14:textId="77777777" w:rsidR="009A37B0" w:rsidRPr="009A37B0" w:rsidRDefault="009A37B0">
      <w:pPr>
        <w:numPr>
          <w:ilvl w:val="1"/>
          <w:numId w:val="21"/>
        </w:numPr>
      </w:pPr>
      <w:r w:rsidRPr="009A37B0">
        <w:t xml:space="preserve">Admin </w:t>
      </w:r>
      <w:proofErr w:type="spellStart"/>
      <w:r w:rsidRPr="009A37B0">
        <w:t>chọn</w:t>
      </w:r>
      <w:proofErr w:type="spellEnd"/>
      <w:r w:rsidRPr="009A37B0">
        <w:t xml:space="preserve"> "</w:t>
      </w:r>
      <w:proofErr w:type="spellStart"/>
      <w:r w:rsidRPr="009A37B0">
        <w:t>Thêm</w:t>
      </w:r>
      <w:proofErr w:type="spellEnd"/>
      <w:r w:rsidRPr="009A37B0">
        <w:t xml:space="preserve"> </w:t>
      </w:r>
      <w:proofErr w:type="spellStart"/>
      <w:r w:rsidRPr="009A37B0">
        <w:t>mới</w:t>
      </w:r>
      <w:proofErr w:type="spellEnd"/>
      <w:r w:rsidRPr="009A37B0">
        <w:t>" (</w:t>
      </w:r>
      <w:proofErr w:type="spellStart"/>
      <w:r w:rsidRPr="009A37B0">
        <w:t>hoặc</w:t>
      </w:r>
      <w:proofErr w:type="spellEnd"/>
      <w:r w:rsidRPr="009A37B0">
        <w:t xml:space="preserve"> "</w:t>
      </w:r>
      <w:proofErr w:type="spellStart"/>
      <w:r w:rsidRPr="009A37B0">
        <w:t>Chỉnh</w:t>
      </w:r>
      <w:proofErr w:type="spellEnd"/>
      <w:r w:rsidRPr="009A37B0">
        <w:t xml:space="preserve"> </w:t>
      </w:r>
      <w:proofErr w:type="spellStart"/>
      <w:r w:rsidRPr="009A37B0">
        <w:t>sửa</w:t>
      </w:r>
      <w:proofErr w:type="spellEnd"/>
      <w:r w:rsidRPr="009A37B0">
        <w:t xml:space="preserve">" </w:t>
      </w:r>
      <w:proofErr w:type="spellStart"/>
      <w:r w:rsidRPr="009A37B0">
        <w:t>một</w:t>
      </w:r>
      <w:proofErr w:type="spellEnd"/>
      <w:r w:rsidRPr="009A37B0">
        <w:t xml:space="preserve"> </w:t>
      </w:r>
      <w:proofErr w:type="spellStart"/>
      <w:r w:rsidRPr="009A37B0">
        <w:t>Vị</w:t>
      </w:r>
      <w:proofErr w:type="spellEnd"/>
      <w:r w:rsidRPr="009A37B0">
        <w:t xml:space="preserve"> </w:t>
      </w:r>
      <w:proofErr w:type="spellStart"/>
      <w:r w:rsidRPr="009A37B0">
        <w:t>trí</w:t>
      </w:r>
      <w:proofErr w:type="spellEnd"/>
      <w:r w:rsidRPr="009A37B0">
        <w:t xml:space="preserve"> </w:t>
      </w:r>
      <w:proofErr w:type="spellStart"/>
      <w:r w:rsidRPr="009A37B0">
        <w:t>đang</w:t>
      </w:r>
      <w:proofErr w:type="spellEnd"/>
      <w:r w:rsidRPr="009A37B0">
        <w:t xml:space="preserve"> </w:t>
      </w:r>
      <w:proofErr w:type="spellStart"/>
      <w:r w:rsidRPr="009A37B0">
        <w:t>có</w:t>
      </w:r>
      <w:proofErr w:type="spellEnd"/>
      <w:r w:rsidRPr="009A37B0">
        <w:t>).</w:t>
      </w:r>
    </w:p>
    <w:p w14:paraId="7656AC83" w14:textId="20B41F9F" w:rsidR="009A37B0" w:rsidRPr="009A37B0" w:rsidRDefault="009A37B0">
      <w:pPr>
        <w:numPr>
          <w:ilvl w:val="1"/>
          <w:numId w:val="21"/>
        </w:numPr>
      </w:pPr>
      <w:r w:rsidRPr="009A37B0">
        <w:t xml:space="preserve">Admin </w:t>
      </w:r>
      <w:proofErr w:type="spellStart"/>
      <w:r w:rsidRPr="009A37B0">
        <w:t>nhập</w:t>
      </w:r>
      <w:proofErr w:type="spellEnd"/>
      <w:r w:rsidRPr="009A37B0">
        <w:t>/</w:t>
      </w:r>
      <w:proofErr w:type="spellStart"/>
      <w:r w:rsidRPr="009A37B0">
        <w:t>cập</w:t>
      </w:r>
      <w:proofErr w:type="spellEnd"/>
      <w:r w:rsidRPr="009A37B0">
        <w:t xml:space="preserve"> </w:t>
      </w:r>
      <w:proofErr w:type="spellStart"/>
      <w:r w:rsidRPr="009A37B0">
        <w:t>nhật</w:t>
      </w:r>
      <w:proofErr w:type="spellEnd"/>
      <w:r w:rsidRPr="009A37B0">
        <w:t xml:space="preserve"> </w:t>
      </w:r>
      <w:proofErr w:type="spellStart"/>
      <w:r w:rsidRPr="009A37B0">
        <w:t>các</w:t>
      </w:r>
      <w:proofErr w:type="spellEnd"/>
      <w:r w:rsidRPr="009A37B0">
        <w:t xml:space="preserve"> </w:t>
      </w:r>
      <w:proofErr w:type="spellStart"/>
      <w:r w:rsidRPr="009A37B0">
        <w:t>thông</w:t>
      </w:r>
      <w:proofErr w:type="spellEnd"/>
      <w:r w:rsidRPr="009A37B0">
        <w:t xml:space="preserve"> tin </w:t>
      </w:r>
      <w:proofErr w:type="spellStart"/>
      <w:r w:rsidRPr="009A37B0">
        <w:t>cho</w:t>
      </w:r>
      <w:proofErr w:type="spellEnd"/>
      <w:r w:rsidRPr="009A37B0">
        <w:t xml:space="preserve"> </w:t>
      </w:r>
      <w:proofErr w:type="spellStart"/>
      <w:r w:rsidRPr="009A37B0">
        <w:t>Vị</w:t>
      </w:r>
      <w:proofErr w:type="spellEnd"/>
      <w:r w:rsidRPr="009A37B0">
        <w:t xml:space="preserve"> </w:t>
      </w:r>
      <w:proofErr w:type="spellStart"/>
      <w:r w:rsidRPr="009A37B0">
        <w:t>trí</w:t>
      </w:r>
      <w:proofErr w:type="spellEnd"/>
      <w:r w:rsidRPr="009A37B0">
        <w:t xml:space="preserve"> </w:t>
      </w:r>
    </w:p>
    <w:p w14:paraId="76251A1E" w14:textId="77777777" w:rsidR="009A37B0" w:rsidRPr="009A37B0" w:rsidRDefault="009A37B0">
      <w:pPr>
        <w:numPr>
          <w:ilvl w:val="1"/>
          <w:numId w:val="21"/>
        </w:numPr>
      </w:pPr>
      <w:r w:rsidRPr="009A37B0">
        <w:t xml:space="preserve">Admin </w:t>
      </w:r>
      <w:proofErr w:type="spellStart"/>
      <w:r w:rsidRPr="009A37B0">
        <w:t>nhấn</w:t>
      </w:r>
      <w:proofErr w:type="spellEnd"/>
      <w:r w:rsidRPr="009A37B0">
        <w:t xml:space="preserve"> "Lưu".</w:t>
      </w:r>
    </w:p>
    <w:p w14:paraId="0867ECE9" w14:textId="77777777" w:rsidR="009A37B0" w:rsidRPr="009A37B0" w:rsidRDefault="009A37B0">
      <w:pPr>
        <w:numPr>
          <w:ilvl w:val="1"/>
          <w:numId w:val="21"/>
        </w:numPr>
      </w:pPr>
      <w:proofErr w:type="spellStart"/>
      <w:r w:rsidRPr="009A37B0">
        <w:t>Hệ</w:t>
      </w:r>
      <w:proofErr w:type="spellEnd"/>
      <w:r w:rsidRPr="009A37B0">
        <w:t xml:space="preserve"> </w:t>
      </w:r>
      <w:proofErr w:type="spellStart"/>
      <w:r w:rsidRPr="009A37B0">
        <w:t>thống</w:t>
      </w:r>
      <w:proofErr w:type="spellEnd"/>
      <w:r w:rsidRPr="009A37B0">
        <w:t xml:space="preserve"> </w:t>
      </w:r>
      <w:proofErr w:type="spellStart"/>
      <w:r w:rsidRPr="009A37B0">
        <w:t>kiểm</w:t>
      </w:r>
      <w:proofErr w:type="spellEnd"/>
      <w:r w:rsidRPr="009A37B0">
        <w:t xml:space="preserve"> </w:t>
      </w:r>
      <w:proofErr w:type="spellStart"/>
      <w:r w:rsidRPr="009A37B0">
        <w:t>tra</w:t>
      </w:r>
      <w:proofErr w:type="spellEnd"/>
      <w:r w:rsidRPr="009A37B0">
        <w:t xml:space="preserve"> </w:t>
      </w:r>
      <w:proofErr w:type="spellStart"/>
      <w:r w:rsidRPr="009A37B0">
        <w:t>tính</w:t>
      </w:r>
      <w:proofErr w:type="spellEnd"/>
      <w:r w:rsidRPr="009A37B0">
        <w:t xml:space="preserve"> </w:t>
      </w:r>
      <w:proofErr w:type="spellStart"/>
      <w:r w:rsidRPr="009A37B0">
        <w:t>hợp</w:t>
      </w:r>
      <w:proofErr w:type="spellEnd"/>
      <w:r w:rsidRPr="009A37B0">
        <w:t xml:space="preserve"> </w:t>
      </w:r>
      <w:proofErr w:type="spellStart"/>
      <w:r w:rsidRPr="009A37B0">
        <w:t>lệ</w:t>
      </w:r>
      <w:proofErr w:type="spellEnd"/>
      <w:r w:rsidRPr="009A37B0">
        <w:t xml:space="preserve"> (</w:t>
      </w:r>
      <w:proofErr w:type="spellStart"/>
      <w:r w:rsidRPr="009A37B0">
        <w:t>ví</w:t>
      </w:r>
      <w:proofErr w:type="spellEnd"/>
      <w:r w:rsidRPr="009A37B0">
        <w:t xml:space="preserve"> </w:t>
      </w:r>
      <w:proofErr w:type="spellStart"/>
      <w:r w:rsidRPr="009A37B0">
        <w:t>dụ</w:t>
      </w:r>
      <w:proofErr w:type="spellEnd"/>
      <w:r w:rsidRPr="009A37B0">
        <w:t xml:space="preserve">: </w:t>
      </w:r>
      <w:proofErr w:type="spellStart"/>
      <w:r w:rsidRPr="009A37B0">
        <w:t>mã</w:t>
      </w:r>
      <w:proofErr w:type="spellEnd"/>
      <w:r w:rsidRPr="009A37B0">
        <w:t xml:space="preserve"> </w:t>
      </w:r>
      <w:proofErr w:type="spellStart"/>
      <w:r w:rsidRPr="009A37B0">
        <w:t>vị</w:t>
      </w:r>
      <w:proofErr w:type="spellEnd"/>
      <w:r w:rsidRPr="009A37B0">
        <w:t xml:space="preserve"> </w:t>
      </w:r>
      <w:proofErr w:type="spellStart"/>
      <w:r w:rsidRPr="009A37B0">
        <w:t>trí</w:t>
      </w:r>
      <w:proofErr w:type="spellEnd"/>
      <w:r w:rsidRPr="009A37B0">
        <w:t xml:space="preserve"> </w:t>
      </w:r>
      <w:proofErr w:type="spellStart"/>
      <w:r w:rsidRPr="009A37B0">
        <w:t>không</w:t>
      </w:r>
      <w:proofErr w:type="spellEnd"/>
      <w:r w:rsidRPr="009A37B0">
        <w:t xml:space="preserve"> </w:t>
      </w:r>
      <w:proofErr w:type="spellStart"/>
      <w:r w:rsidRPr="009A37B0">
        <w:t>trùng</w:t>
      </w:r>
      <w:proofErr w:type="spellEnd"/>
      <w:r w:rsidRPr="009A37B0">
        <w:t xml:space="preserve">) </w:t>
      </w:r>
      <w:proofErr w:type="spellStart"/>
      <w:r w:rsidRPr="009A37B0">
        <w:t>và</w:t>
      </w:r>
      <w:proofErr w:type="spellEnd"/>
      <w:r w:rsidRPr="009A37B0">
        <w:t xml:space="preserve"> </w:t>
      </w:r>
      <w:proofErr w:type="spellStart"/>
      <w:r w:rsidRPr="009A37B0">
        <w:t>cập</w:t>
      </w:r>
      <w:proofErr w:type="spellEnd"/>
      <w:r w:rsidRPr="009A37B0">
        <w:t xml:space="preserve"> </w:t>
      </w:r>
      <w:proofErr w:type="spellStart"/>
      <w:r w:rsidRPr="009A37B0">
        <w:t>nhật</w:t>
      </w:r>
      <w:proofErr w:type="spellEnd"/>
      <w:r w:rsidRPr="009A37B0">
        <w:t xml:space="preserve"> </w:t>
      </w:r>
      <w:proofErr w:type="spellStart"/>
      <w:r w:rsidRPr="009A37B0">
        <w:t>thông</w:t>
      </w:r>
      <w:proofErr w:type="spellEnd"/>
      <w:r w:rsidRPr="009A37B0">
        <w:t xml:space="preserve"> tin </w:t>
      </w:r>
      <w:proofErr w:type="spellStart"/>
      <w:r w:rsidRPr="009A37B0">
        <w:t>vào</w:t>
      </w:r>
      <w:proofErr w:type="spellEnd"/>
      <w:r w:rsidRPr="009A37B0">
        <w:t xml:space="preserve"> CSDL. Use case </w:t>
      </w:r>
      <w:proofErr w:type="spellStart"/>
      <w:r w:rsidRPr="009A37B0">
        <w:t>kết</w:t>
      </w:r>
      <w:proofErr w:type="spellEnd"/>
      <w:r w:rsidRPr="009A37B0">
        <w:t xml:space="preserve"> </w:t>
      </w:r>
      <w:proofErr w:type="spellStart"/>
      <w:r w:rsidRPr="009A37B0">
        <w:t>thúc</w:t>
      </w:r>
      <w:proofErr w:type="spellEnd"/>
      <w:r w:rsidRPr="009A37B0">
        <w:t>.</w:t>
      </w:r>
    </w:p>
    <w:p w14:paraId="15F84B70" w14:textId="77777777" w:rsidR="009A37B0" w:rsidRPr="009A37B0" w:rsidRDefault="009A37B0">
      <w:pPr>
        <w:numPr>
          <w:ilvl w:val="0"/>
          <w:numId w:val="20"/>
        </w:numPr>
      </w:pPr>
      <w:proofErr w:type="spellStart"/>
      <w:r w:rsidRPr="009A37B0">
        <w:rPr>
          <w:b/>
          <w:bCs/>
        </w:rPr>
        <w:lastRenderedPageBreak/>
        <w:t>Luồng</w:t>
      </w:r>
      <w:proofErr w:type="spellEnd"/>
      <w:r w:rsidRPr="009A37B0">
        <w:rPr>
          <w:b/>
          <w:bCs/>
        </w:rPr>
        <w:t xml:space="preserve"> con C: Quản </w:t>
      </w:r>
      <w:proofErr w:type="spellStart"/>
      <w:r w:rsidRPr="009A37B0">
        <w:rPr>
          <w:b/>
          <w:bCs/>
        </w:rPr>
        <w:t>lý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Nhân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viên</w:t>
      </w:r>
      <w:proofErr w:type="spellEnd"/>
    </w:p>
    <w:p w14:paraId="7172C247" w14:textId="77777777" w:rsidR="009A37B0" w:rsidRPr="009A37B0" w:rsidRDefault="009A37B0">
      <w:pPr>
        <w:numPr>
          <w:ilvl w:val="1"/>
          <w:numId w:val="22"/>
        </w:numPr>
      </w:pPr>
      <w:r w:rsidRPr="009A37B0">
        <w:t xml:space="preserve">Admin </w:t>
      </w:r>
      <w:proofErr w:type="spellStart"/>
      <w:r w:rsidRPr="009A37B0">
        <w:t>chọn</w:t>
      </w:r>
      <w:proofErr w:type="spellEnd"/>
      <w:r w:rsidRPr="009A37B0">
        <w:t xml:space="preserve"> "Quản </w:t>
      </w:r>
      <w:proofErr w:type="spellStart"/>
      <w:r w:rsidRPr="009A37B0">
        <w:t>lý</w:t>
      </w:r>
      <w:proofErr w:type="spellEnd"/>
      <w:r w:rsidRPr="009A37B0">
        <w:t xml:space="preserve"> </w:t>
      </w:r>
      <w:proofErr w:type="spellStart"/>
      <w:r w:rsidRPr="009A37B0">
        <w:t>Nhân</w:t>
      </w:r>
      <w:proofErr w:type="spellEnd"/>
      <w:r w:rsidRPr="009A37B0">
        <w:t xml:space="preserve"> </w:t>
      </w:r>
      <w:proofErr w:type="spellStart"/>
      <w:r w:rsidRPr="009A37B0">
        <w:t>viên</w:t>
      </w:r>
      <w:proofErr w:type="spellEnd"/>
      <w:r w:rsidRPr="009A37B0">
        <w:t>".</w:t>
      </w:r>
    </w:p>
    <w:p w14:paraId="5A941FA4" w14:textId="77777777" w:rsidR="009A37B0" w:rsidRPr="009A37B0" w:rsidRDefault="009A37B0">
      <w:pPr>
        <w:numPr>
          <w:ilvl w:val="1"/>
          <w:numId w:val="22"/>
        </w:numPr>
      </w:pPr>
      <w:proofErr w:type="spellStart"/>
      <w:r w:rsidRPr="009A37B0">
        <w:t>Hệ</w:t>
      </w:r>
      <w:proofErr w:type="spellEnd"/>
      <w:r w:rsidRPr="009A37B0">
        <w:t xml:space="preserve"> </w:t>
      </w:r>
      <w:proofErr w:type="spellStart"/>
      <w:r w:rsidRPr="009A37B0">
        <w:t>thống</w:t>
      </w:r>
      <w:proofErr w:type="spellEnd"/>
      <w:r w:rsidRPr="009A37B0">
        <w:t xml:space="preserve"> </w:t>
      </w:r>
      <w:proofErr w:type="spellStart"/>
      <w:r w:rsidRPr="009A37B0">
        <w:t>hiển</w:t>
      </w:r>
      <w:proofErr w:type="spellEnd"/>
      <w:r w:rsidRPr="009A37B0">
        <w:t xml:space="preserve"> </w:t>
      </w:r>
      <w:proofErr w:type="spellStart"/>
      <w:r w:rsidRPr="009A37B0">
        <w:t>thị</w:t>
      </w:r>
      <w:proofErr w:type="spellEnd"/>
      <w:r w:rsidRPr="009A37B0">
        <w:t xml:space="preserve"> </w:t>
      </w:r>
      <w:proofErr w:type="spellStart"/>
      <w:r w:rsidRPr="009A37B0">
        <w:t>danh</w:t>
      </w:r>
      <w:proofErr w:type="spellEnd"/>
      <w:r w:rsidRPr="009A37B0">
        <w:t xml:space="preserve"> </w:t>
      </w:r>
      <w:proofErr w:type="spellStart"/>
      <w:r w:rsidRPr="009A37B0">
        <w:t>sách</w:t>
      </w:r>
      <w:proofErr w:type="spellEnd"/>
      <w:r w:rsidRPr="009A37B0">
        <w:t xml:space="preserve"> </w:t>
      </w:r>
      <w:proofErr w:type="spellStart"/>
      <w:r w:rsidRPr="009A37B0">
        <w:t>các</w:t>
      </w:r>
      <w:proofErr w:type="spellEnd"/>
      <w:r w:rsidRPr="009A37B0">
        <w:t xml:space="preserve"> </w:t>
      </w:r>
      <w:proofErr w:type="spellStart"/>
      <w:r w:rsidRPr="009A37B0">
        <w:t>tài</w:t>
      </w:r>
      <w:proofErr w:type="spellEnd"/>
      <w:r w:rsidRPr="009A37B0">
        <w:t xml:space="preserve"> </w:t>
      </w:r>
      <w:proofErr w:type="spellStart"/>
      <w:r w:rsidRPr="009A37B0">
        <w:t>khoản</w:t>
      </w:r>
      <w:proofErr w:type="spellEnd"/>
      <w:r w:rsidRPr="009A37B0">
        <w:t xml:space="preserve"> </w:t>
      </w:r>
      <w:proofErr w:type="spellStart"/>
      <w:r w:rsidRPr="009A37B0">
        <w:t>nhân</w:t>
      </w:r>
      <w:proofErr w:type="spellEnd"/>
      <w:r w:rsidRPr="009A37B0">
        <w:t xml:space="preserve"> </w:t>
      </w:r>
      <w:proofErr w:type="spellStart"/>
      <w:r w:rsidRPr="009A37B0">
        <w:t>viên</w:t>
      </w:r>
      <w:proofErr w:type="spellEnd"/>
      <w:r w:rsidRPr="009A37B0">
        <w:t xml:space="preserve"> </w:t>
      </w:r>
      <w:proofErr w:type="spellStart"/>
      <w:r w:rsidRPr="009A37B0">
        <w:t>hiện</w:t>
      </w:r>
      <w:proofErr w:type="spellEnd"/>
      <w:r w:rsidRPr="009A37B0">
        <w:t xml:space="preserve"> </w:t>
      </w:r>
      <w:proofErr w:type="spellStart"/>
      <w:r w:rsidRPr="009A37B0">
        <w:t>có</w:t>
      </w:r>
      <w:proofErr w:type="spellEnd"/>
      <w:r w:rsidRPr="009A37B0">
        <w:t>.</w:t>
      </w:r>
    </w:p>
    <w:p w14:paraId="7F8ECE89" w14:textId="77777777" w:rsidR="009A37B0" w:rsidRPr="009A37B0" w:rsidRDefault="009A37B0">
      <w:pPr>
        <w:numPr>
          <w:ilvl w:val="1"/>
          <w:numId w:val="22"/>
        </w:numPr>
      </w:pPr>
      <w:r w:rsidRPr="009A37B0">
        <w:t xml:space="preserve">Admin </w:t>
      </w:r>
      <w:proofErr w:type="spellStart"/>
      <w:r w:rsidRPr="009A37B0">
        <w:t>chọn</w:t>
      </w:r>
      <w:proofErr w:type="spellEnd"/>
      <w:r w:rsidRPr="009A37B0">
        <w:t xml:space="preserve"> "</w:t>
      </w:r>
      <w:proofErr w:type="spellStart"/>
      <w:r w:rsidRPr="009A37B0">
        <w:t>Thêm</w:t>
      </w:r>
      <w:proofErr w:type="spellEnd"/>
      <w:r w:rsidRPr="009A37B0">
        <w:t xml:space="preserve"> </w:t>
      </w:r>
      <w:proofErr w:type="spellStart"/>
      <w:r w:rsidRPr="009A37B0">
        <w:t>mới</w:t>
      </w:r>
      <w:proofErr w:type="spellEnd"/>
      <w:r w:rsidRPr="009A37B0">
        <w:t>" (</w:t>
      </w:r>
      <w:proofErr w:type="spellStart"/>
      <w:r w:rsidRPr="009A37B0">
        <w:t>hoặc</w:t>
      </w:r>
      <w:proofErr w:type="spellEnd"/>
      <w:r w:rsidRPr="009A37B0">
        <w:t xml:space="preserve"> "</w:t>
      </w:r>
      <w:proofErr w:type="spellStart"/>
      <w:r w:rsidRPr="009A37B0">
        <w:t>Chỉnh</w:t>
      </w:r>
      <w:proofErr w:type="spellEnd"/>
      <w:r w:rsidRPr="009A37B0">
        <w:t xml:space="preserve"> </w:t>
      </w:r>
      <w:proofErr w:type="spellStart"/>
      <w:r w:rsidRPr="009A37B0">
        <w:t>sửa</w:t>
      </w:r>
      <w:proofErr w:type="spellEnd"/>
      <w:r w:rsidRPr="009A37B0">
        <w:t xml:space="preserve">" </w:t>
      </w:r>
      <w:proofErr w:type="spellStart"/>
      <w:r w:rsidRPr="009A37B0">
        <w:t>một</w:t>
      </w:r>
      <w:proofErr w:type="spellEnd"/>
      <w:r w:rsidRPr="009A37B0">
        <w:t xml:space="preserve"> </w:t>
      </w:r>
      <w:proofErr w:type="spellStart"/>
      <w:r w:rsidRPr="009A37B0">
        <w:t>tài</w:t>
      </w:r>
      <w:proofErr w:type="spellEnd"/>
      <w:r w:rsidRPr="009A37B0">
        <w:t xml:space="preserve"> </w:t>
      </w:r>
      <w:proofErr w:type="spellStart"/>
      <w:r w:rsidRPr="009A37B0">
        <w:t>khoản</w:t>
      </w:r>
      <w:proofErr w:type="spellEnd"/>
      <w:r w:rsidRPr="009A37B0">
        <w:t xml:space="preserve"> </w:t>
      </w:r>
      <w:proofErr w:type="spellStart"/>
      <w:r w:rsidRPr="009A37B0">
        <w:t>đang</w:t>
      </w:r>
      <w:proofErr w:type="spellEnd"/>
      <w:r w:rsidRPr="009A37B0">
        <w:t xml:space="preserve"> </w:t>
      </w:r>
      <w:proofErr w:type="spellStart"/>
      <w:r w:rsidRPr="009A37B0">
        <w:t>có</w:t>
      </w:r>
      <w:proofErr w:type="spellEnd"/>
      <w:r w:rsidRPr="009A37B0">
        <w:t>).</w:t>
      </w:r>
    </w:p>
    <w:p w14:paraId="2496568E" w14:textId="4CA2BBEE" w:rsidR="009A37B0" w:rsidRPr="009A37B0" w:rsidRDefault="009A37B0">
      <w:pPr>
        <w:numPr>
          <w:ilvl w:val="1"/>
          <w:numId w:val="22"/>
        </w:numPr>
      </w:pPr>
      <w:r w:rsidRPr="009A37B0">
        <w:t xml:space="preserve">Admin </w:t>
      </w:r>
      <w:proofErr w:type="spellStart"/>
      <w:r w:rsidRPr="009A37B0">
        <w:t>nhập</w:t>
      </w:r>
      <w:proofErr w:type="spellEnd"/>
      <w:r w:rsidRPr="009A37B0">
        <w:t>/</w:t>
      </w:r>
      <w:proofErr w:type="spellStart"/>
      <w:r w:rsidRPr="009A37B0">
        <w:t>cập</w:t>
      </w:r>
      <w:proofErr w:type="spellEnd"/>
      <w:r w:rsidRPr="009A37B0">
        <w:t xml:space="preserve"> </w:t>
      </w:r>
      <w:proofErr w:type="spellStart"/>
      <w:r w:rsidRPr="009A37B0">
        <w:t>nhật</w:t>
      </w:r>
      <w:proofErr w:type="spellEnd"/>
      <w:r w:rsidRPr="009A37B0">
        <w:t xml:space="preserve"> </w:t>
      </w:r>
      <w:proofErr w:type="spellStart"/>
      <w:r w:rsidRPr="009A37B0">
        <w:t>các</w:t>
      </w:r>
      <w:proofErr w:type="spellEnd"/>
      <w:r w:rsidRPr="009A37B0">
        <w:t xml:space="preserve"> </w:t>
      </w:r>
      <w:proofErr w:type="spellStart"/>
      <w:r w:rsidRPr="009A37B0">
        <w:t>thông</w:t>
      </w:r>
      <w:proofErr w:type="spellEnd"/>
      <w:r w:rsidRPr="009A37B0">
        <w:t xml:space="preserve"> tin </w:t>
      </w:r>
    </w:p>
    <w:p w14:paraId="368357EF" w14:textId="77777777" w:rsidR="009A37B0" w:rsidRPr="009A37B0" w:rsidRDefault="009A37B0">
      <w:pPr>
        <w:numPr>
          <w:ilvl w:val="1"/>
          <w:numId w:val="22"/>
        </w:numPr>
      </w:pPr>
      <w:r w:rsidRPr="009A37B0">
        <w:t xml:space="preserve">Admin </w:t>
      </w:r>
      <w:proofErr w:type="spellStart"/>
      <w:r w:rsidRPr="009A37B0">
        <w:t>nhấn</w:t>
      </w:r>
      <w:proofErr w:type="spellEnd"/>
      <w:r w:rsidRPr="009A37B0">
        <w:t xml:space="preserve"> "Lưu".</w:t>
      </w:r>
    </w:p>
    <w:p w14:paraId="67D13733" w14:textId="77777777" w:rsidR="009A37B0" w:rsidRPr="009A37B0" w:rsidRDefault="009A37B0">
      <w:pPr>
        <w:numPr>
          <w:ilvl w:val="1"/>
          <w:numId w:val="22"/>
        </w:numPr>
      </w:pPr>
      <w:proofErr w:type="spellStart"/>
      <w:r w:rsidRPr="009A37B0">
        <w:t>Hệ</w:t>
      </w:r>
      <w:proofErr w:type="spellEnd"/>
      <w:r w:rsidRPr="009A37B0">
        <w:t xml:space="preserve"> </w:t>
      </w:r>
      <w:proofErr w:type="spellStart"/>
      <w:r w:rsidRPr="009A37B0">
        <w:t>thống</w:t>
      </w:r>
      <w:proofErr w:type="spellEnd"/>
      <w:r w:rsidRPr="009A37B0">
        <w:t xml:space="preserve"> </w:t>
      </w:r>
      <w:proofErr w:type="spellStart"/>
      <w:r w:rsidRPr="009A37B0">
        <w:t>kiểm</w:t>
      </w:r>
      <w:proofErr w:type="spellEnd"/>
      <w:r w:rsidRPr="009A37B0">
        <w:t xml:space="preserve"> </w:t>
      </w:r>
      <w:proofErr w:type="spellStart"/>
      <w:r w:rsidRPr="009A37B0">
        <w:t>tra</w:t>
      </w:r>
      <w:proofErr w:type="spellEnd"/>
      <w:r w:rsidRPr="009A37B0">
        <w:t xml:space="preserve"> </w:t>
      </w:r>
      <w:proofErr w:type="spellStart"/>
      <w:r w:rsidRPr="009A37B0">
        <w:t>tính</w:t>
      </w:r>
      <w:proofErr w:type="spellEnd"/>
      <w:r w:rsidRPr="009A37B0">
        <w:t xml:space="preserve"> </w:t>
      </w:r>
      <w:proofErr w:type="spellStart"/>
      <w:r w:rsidRPr="009A37B0">
        <w:t>hợp</w:t>
      </w:r>
      <w:proofErr w:type="spellEnd"/>
      <w:r w:rsidRPr="009A37B0">
        <w:t xml:space="preserve"> </w:t>
      </w:r>
      <w:proofErr w:type="spellStart"/>
      <w:r w:rsidRPr="009A37B0">
        <w:t>lệ</w:t>
      </w:r>
      <w:proofErr w:type="spellEnd"/>
      <w:r w:rsidRPr="009A37B0">
        <w:t xml:space="preserve"> (</w:t>
      </w:r>
      <w:proofErr w:type="spellStart"/>
      <w:r w:rsidRPr="009A37B0">
        <w:t>ví</w:t>
      </w:r>
      <w:proofErr w:type="spellEnd"/>
      <w:r w:rsidRPr="009A37B0">
        <w:t xml:space="preserve"> </w:t>
      </w:r>
      <w:proofErr w:type="spellStart"/>
      <w:r w:rsidRPr="009A37B0">
        <w:t>dụ</w:t>
      </w:r>
      <w:proofErr w:type="spellEnd"/>
      <w:r w:rsidRPr="009A37B0">
        <w:t xml:space="preserve">: </w:t>
      </w:r>
      <w:proofErr w:type="spellStart"/>
      <w:r w:rsidRPr="009A37B0">
        <w:t>tên</w:t>
      </w:r>
      <w:proofErr w:type="spellEnd"/>
      <w:r w:rsidRPr="009A37B0">
        <w:t xml:space="preserve"> </w:t>
      </w:r>
      <w:proofErr w:type="spellStart"/>
      <w:r w:rsidRPr="009A37B0">
        <w:t>đăng</w:t>
      </w:r>
      <w:proofErr w:type="spellEnd"/>
      <w:r w:rsidRPr="009A37B0">
        <w:t xml:space="preserve"> </w:t>
      </w:r>
      <w:proofErr w:type="spellStart"/>
      <w:r w:rsidRPr="009A37B0">
        <w:t>nhập</w:t>
      </w:r>
      <w:proofErr w:type="spellEnd"/>
      <w:r w:rsidRPr="009A37B0">
        <w:t xml:space="preserve"> </w:t>
      </w:r>
      <w:proofErr w:type="spellStart"/>
      <w:r w:rsidRPr="009A37B0">
        <w:t>không</w:t>
      </w:r>
      <w:proofErr w:type="spellEnd"/>
      <w:r w:rsidRPr="009A37B0">
        <w:t xml:space="preserve"> </w:t>
      </w:r>
      <w:proofErr w:type="spellStart"/>
      <w:r w:rsidRPr="009A37B0">
        <w:t>trùng</w:t>
      </w:r>
      <w:proofErr w:type="spellEnd"/>
      <w:r w:rsidRPr="009A37B0">
        <w:t xml:space="preserve">) </w:t>
      </w:r>
      <w:proofErr w:type="spellStart"/>
      <w:r w:rsidRPr="009A37B0">
        <w:t>và</w:t>
      </w:r>
      <w:proofErr w:type="spellEnd"/>
      <w:r w:rsidRPr="009A37B0">
        <w:t xml:space="preserve"> </w:t>
      </w:r>
      <w:proofErr w:type="spellStart"/>
      <w:r w:rsidRPr="009A37B0">
        <w:t>cập</w:t>
      </w:r>
      <w:proofErr w:type="spellEnd"/>
      <w:r w:rsidRPr="009A37B0">
        <w:t xml:space="preserve"> </w:t>
      </w:r>
      <w:proofErr w:type="spellStart"/>
      <w:r w:rsidRPr="009A37B0">
        <w:t>nhật</w:t>
      </w:r>
      <w:proofErr w:type="spellEnd"/>
      <w:r w:rsidRPr="009A37B0">
        <w:t xml:space="preserve"> </w:t>
      </w:r>
      <w:proofErr w:type="spellStart"/>
      <w:r w:rsidRPr="009A37B0">
        <w:t>thông</w:t>
      </w:r>
      <w:proofErr w:type="spellEnd"/>
      <w:r w:rsidRPr="009A37B0">
        <w:t xml:space="preserve"> tin </w:t>
      </w:r>
      <w:proofErr w:type="spellStart"/>
      <w:r w:rsidRPr="009A37B0">
        <w:t>vào</w:t>
      </w:r>
      <w:proofErr w:type="spellEnd"/>
      <w:r w:rsidRPr="009A37B0">
        <w:t xml:space="preserve"> CSDL. Use case </w:t>
      </w:r>
      <w:proofErr w:type="spellStart"/>
      <w:r w:rsidRPr="009A37B0">
        <w:t>kết</w:t>
      </w:r>
      <w:proofErr w:type="spellEnd"/>
      <w:r w:rsidRPr="009A37B0">
        <w:t xml:space="preserve"> </w:t>
      </w:r>
      <w:proofErr w:type="spellStart"/>
      <w:r w:rsidRPr="009A37B0">
        <w:t>thúc</w:t>
      </w:r>
      <w:proofErr w:type="spellEnd"/>
      <w:r w:rsidRPr="009A37B0">
        <w:t>.</w:t>
      </w:r>
    </w:p>
    <w:p w14:paraId="588380AF" w14:textId="77777777" w:rsidR="009A37B0" w:rsidRPr="009A37B0" w:rsidRDefault="009A37B0" w:rsidP="004E51AE">
      <w:pPr>
        <w:numPr>
          <w:ilvl w:val="0"/>
          <w:numId w:val="45"/>
        </w:numPr>
      </w:pPr>
      <w:proofErr w:type="spellStart"/>
      <w:r w:rsidRPr="009A37B0">
        <w:rPr>
          <w:b/>
          <w:bCs/>
        </w:rPr>
        <w:t>Luồng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sự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kiện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thay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thế</w:t>
      </w:r>
      <w:proofErr w:type="spellEnd"/>
      <w:r w:rsidRPr="009A37B0">
        <w:rPr>
          <w:b/>
          <w:bCs/>
        </w:rPr>
        <w:t xml:space="preserve"> (Alternative Flows):</w:t>
      </w:r>
    </w:p>
    <w:p w14:paraId="47EC900B" w14:textId="546591D4" w:rsidR="009A37B0" w:rsidRPr="009A37B0" w:rsidRDefault="009A37B0">
      <w:pPr>
        <w:numPr>
          <w:ilvl w:val="1"/>
          <w:numId w:val="23"/>
        </w:numPr>
      </w:pPr>
      <w:r w:rsidRPr="009A37B0">
        <w:rPr>
          <w:b/>
          <w:bCs/>
        </w:rPr>
        <w:t xml:space="preserve">A1: </w:t>
      </w:r>
      <w:proofErr w:type="spellStart"/>
      <w:r w:rsidRPr="009A37B0">
        <w:rPr>
          <w:b/>
          <w:bCs/>
        </w:rPr>
        <w:t>Dữ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liệu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không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hợp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lệ</w:t>
      </w:r>
      <w:proofErr w:type="spellEnd"/>
      <w:r w:rsidRPr="009A37B0">
        <w:rPr>
          <w:b/>
          <w:bCs/>
        </w:rPr>
        <w:t xml:space="preserve"> (</w:t>
      </w:r>
      <w:proofErr w:type="spellStart"/>
      <w:r w:rsidRPr="009A37B0">
        <w:rPr>
          <w:b/>
          <w:bCs/>
        </w:rPr>
        <w:t>Tại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bước</w:t>
      </w:r>
      <w:proofErr w:type="spellEnd"/>
      <w:r w:rsidRPr="009A37B0">
        <w:rPr>
          <w:b/>
          <w:bCs/>
        </w:rPr>
        <w:t xml:space="preserve"> 6 </w:t>
      </w:r>
      <w:proofErr w:type="spellStart"/>
      <w:r w:rsidRPr="009A37B0">
        <w:rPr>
          <w:b/>
          <w:bCs/>
        </w:rPr>
        <w:t>của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bất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kỳ</w:t>
      </w:r>
      <w:proofErr w:type="spellEnd"/>
      <w:r w:rsidRPr="009A37B0">
        <w:rPr>
          <w:b/>
          <w:bCs/>
        </w:rPr>
        <w:t xml:space="preserve"> </w:t>
      </w:r>
      <w:proofErr w:type="spellStart"/>
      <w:r w:rsidRPr="009A37B0">
        <w:rPr>
          <w:b/>
          <w:bCs/>
        </w:rPr>
        <w:t>luồng</w:t>
      </w:r>
      <w:proofErr w:type="spellEnd"/>
      <w:r w:rsidRPr="009A37B0">
        <w:rPr>
          <w:b/>
          <w:bCs/>
        </w:rPr>
        <w:t xml:space="preserve"> con </w:t>
      </w:r>
      <w:proofErr w:type="spellStart"/>
      <w:r w:rsidRPr="009A37B0">
        <w:rPr>
          <w:b/>
          <w:bCs/>
        </w:rPr>
        <w:t>nào</w:t>
      </w:r>
      <w:proofErr w:type="spellEnd"/>
      <w:r w:rsidRPr="009A37B0">
        <w:rPr>
          <w:b/>
          <w:bCs/>
        </w:rPr>
        <w:t>):</w:t>
      </w:r>
    </w:p>
    <w:p w14:paraId="4245F0C9" w14:textId="26CF1FE8" w:rsidR="009A37B0" w:rsidRPr="009A37B0" w:rsidRDefault="004E51AE">
      <w:pPr>
        <w:numPr>
          <w:ilvl w:val="2"/>
          <w:numId w:val="23"/>
        </w:numPr>
        <w:rPr>
          <w:ins w:id="29" w:author="Microsoft Word" w:date="2025-11-14T22:34:00Z" w16du:dateUtc="2025-11-14T15:34:00Z"/>
        </w:rPr>
      </w:pPr>
      <w:del w:id="30" w:author="Microsoft Word" w:date="2025-11-14T22:34:00Z" w16du:dateUtc="2025-11-14T15:34:00Z">
        <w:r w:rsidRPr="004E51AE">
          <w:delText>3.2.</w:delText>
        </w:r>
        <w:r w:rsidR="008C7E52">
          <w:delText>6</w:delText>
        </w:r>
        <w:r w:rsidRPr="004E51AE">
          <w:delText xml:space="preserve">. </w:delText>
        </w:r>
      </w:del>
      <w:proofErr w:type="spellStart"/>
      <w:ins w:id="31" w:author="Microsoft Word" w:date="2025-11-14T22:34:00Z" w16du:dateUtc="2025-11-14T15:34:00Z">
        <w:r w:rsidR="009A37B0" w:rsidRPr="009A37B0">
          <w:t>Nếu</w:t>
        </w:r>
        <w:proofErr w:type="spellEnd"/>
        <w:r w:rsidR="009A37B0" w:rsidRPr="009A37B0">
          <w:t xml:space="preserve"> Admin </w:t>
        </w:r>
        <w:proofErr w:type="spellStart"/>
        <w:r w:rsidR="009A37B0" w:rsidRPr="009A37B0">
          <w:t>nhập</w:t>
        </w:r>
        <w:proofErr w:type="spellEnd"/>
        <w:r w:rsidR="009A37B0" w:rsidRPr="009A37B0">
          <w:t xml:space="preserve"> </w:t>
        </w:r>
        <w:proofErr w:type="spellStart"/>
        <w:r w:rsidR="009A37B0" w:rsidRPr="009A37B0">
          <w:t>Mã</w:t>
        </w:r>
        <w:proofErr w:type="spellEnd"/>
        <w:r w:rsidR="009A37B0" w:rsidRPr="009A37B0">
          <w:t xml:space="preserve"> </w:t>
        </w:r>
        <w:proofErr w:type="gramStart"/>
        <w:r w:rsidR="009A37B0">
          <w:t>SKU</w:t>
        </w:r>
        <w:r w:rsidR="009A37B0" w:rsidRPr="009A37B0">
          <w:t xml:space="preserve"> ,</w:t>
        </w:r>
        <w:proofErr w:type="gramEnd"/>
        <w:r w:rsidR="009A37B0" w:rsidRPr="009A37B0">
          <w:t xml:space="preserve"> </w:t>
        </w:r>
        <w:proofErr w:type="spellStart"/>
        <w:r w:rsidR="009A37B0" w:rsidRPr="009A37B0">
          <w:t>Mã</w:t>
        </w:r>
        <w:proofErr w:type="spellEnd"/>
        <w:r w:rsidR="009A37B0" w:rsidRPr="009A37B0">
          <w:t xml:space="preserve"> </w:t>
        </w:r>
        <w:proofErr w:type="spellStart"/>
        <w:r w:rsidR="009A37B0" w:rsidRPr="009A37B0">
          <w:t>Vị</w:t>
        </w:r>
        <w:proofErr w:type="spellEnd"/>
        <w:r w:rsidR="009A37B0" w:rsidRPr="009A37B0">
          <w:t xml:space="preserve"> </w:t>
        </w:r>
        <w:proofErr w:type="spellStart"/>
        <w:r w:rsidR="009A37B0" w:rsidRPr="009A37B0">
          <w:t>trí</w:t>
        </w:r>
        <w:proofErr w:type="spellEnd"/>
        <w:r w:rsidR="009A37B0" w:rsidRPr="009A37B0">
          <w:t xml:space="preserve">, </w:t>
        </w:r>
        <w:proofErr w:type="spellStart"/>
        <w:r w:rsidR="009A37B0" w:rsidRPr="009A37B0">
          <w:t>hoặc</w:t>
        </w:r>
        <w:proofErr w:type="spellEnd"/>
        <w:r w:rsidR="009A37B0" w:rsidRPr="009A37B0">
          <w:t xml:space="preserve"> </w:t>
        </w:r>
        <w:proofErr w:type="spellStart"/>
        <w:r w:rsidR="009A37B0" w:rsidRPr="009A37B0">
          <w:t>Tên</w:t>
        </w:r>
        <w:proofErr w:type="spellEnd"/>
        <w:r w:rsidR="009A37B0" w:rsidRPr="009A37B0">
          <w:t xml:space="preserve"> </w:t>
        </w:r>
        <w:proofErr w:type="spellStart"/>
        <w:r w:rsidR="009A37B0" w:rsidRPr="009A37B0">
          <w:t>đăng</w:t>
        </w:r>
        <w:proofErr w:type="spellEnd"/>
        <w:r w:rsidR="009A37B0" w:rsidRPr="009A37B0">
          <w:t xml:space="preserve"> </w:t>
        </w:r>
        <w:proofErr w:type="spellStart"/>
        <w:r w:rsidR="009A37B0" w:rsidRPr="009A37B0">
          <w:t>nhập</w:t>
        </w:r>
        <w:proofErr w:type="spellEnd"/>
        <w:r w:rsidR="009A37B0" w:rsidRPr="009A37B0">
          <w:t xml:space="preserve"> </w:t>
        </w:r>
        <w:proofErr w:type="spellStart"/>
        <w:r w:rsidR="009A37B0" w:rsidRPr="009A37B0">
          <w:t>bị</w:t>
        </w:r>
        <w:proofErr w:type="spellEnd"/>
        <w:r w:rsidR="009A37B0" w:rsidRPr="009A37B0">
          <w:t xml:space="preserve"> </w:t>
        </w:r>
        <w:proofErr w:type="spellStart"/>
        <w:r w:rsidR="009A37B0" w:rsidRPr="009A37B0">
          <w:t>trùng</w:t>
        </w:r>
        <w:proofErr w:type="spellEnd"/>
        <w:r w:rsidR="009A37B0" w:rsidRPr="009A37B0">
          <w:t xml:space="preserve">, </w:t>
        </w:r>
        <w:proofErr w:type="spellStart"/>
        <w:r w:rsidR="009A37B0" w:rsidRPr="009A37B0">
          <w:t>hoặc</w:t>
        </w:r>
        <w:proofErr w:type="spellEnd"/>
        <w:r w:rsidR="009A37B0" w:rsidRPr="009A37B0">
          <w:t xml:space="preserve"> </w:t>
        </w:r>
        <w:proofErr w:type="spellStart"/>
        <w:r w:rsidR="009A37B0" w:rsidRPr="009A37B0">
          <w:t>bỏ</w:t>
        </w:r>
        <w:proofErr w:type="spellEnd"/>
        <w:r w:rsidR="009A37B0" w:rsidRPr="009A37B0">
          <w:t xml:space="preserve"> </w:t>
        </w:r>
        <w:proofErr w:type="spellStart"/>
        <w:r w:rsidR="009A37B0" w:rsidRPr="009A37B0">
          <w:t>trống</w:t>
        </w:r>
        <w:proofErr w:type="spellEnd"/>
        <w:r w:rsidR="009A37B0" w:rsidRPr="009A37B0">
          <w:t xml:space="preserve"> </w:t>
        </w:r>
        <w:proofErr w:type="spellStart"/>
        <w:r w:rsidR="009A37B0" w:rsidRPr="009A37B0">
          <w:t>thông</w:t>
        </w:r>
        <w:proofErr w:type="spellEnd"/>
        <w:r w:rsidR="009A37B0" w:rsidRPr="009A37B0">
          <w:t xml:space="preserve"> tin </w:t>
        </w:r>
        <w:proofErr w:type="spellStart"/>
        <w:r w:rsidR="009A37B0" w:rsidRPr="009A37B0">
          <w:t>bắt</w:t>
        </w:r>
        <w:proofErr w:type="spellEnd"/>
        <w:r w:rsidR="009A37B0" w:rsidRPr="009A37B0">
          <w:t xml:space="preserve"> </w:t>
        </w:r>
        <w:proofErr w:type="spellStart"/>
        <w:r w:rsidR="009A37B0" w:rsidRPr="009A37B0">
          <w:t>buộc</w:t>
        </w:r>
        <w:proofErr w:type="spellEnd"/>
        <w:r w:rsidR="009A37B0" w:rsidRPr="009A37B0">
          <w:t>.</w:t>
        </w:r>
      </w:ins>
    </w:p>
    <w:p w14:paraId="10333647" w14:textId="7307D4E7" w:rsidR="009A37B0" w:rsidRPr="009A37B0" w:rsidRDefault="009A37B0">
      <w:pPr>
        <w:numPr>
          <w:ilvl w:val="2"/>
          <w:numId w:val="23"/>
        </w:numPr>
        <w:rPr>
          <w:ins w:id="32" w:author="Microsoft Word" w:date="2025-11-14T22:34:00Z" w16du:dateUtc="2025-11-14T15:34:00Z"/>
        </w:rPr>
      </w:pPr>
      <w:proofErr w:type="spellStart"/>
      <w:ins w:id="33" w:author="Microsoft Word" w:date="2025-11-14T22:34:00Z" w16du:dateUtc="2025-11-14T15:34:00Z">
        <w:r w:rsidRPr="009A37B0">
          <w:t>Hệ</w:t>
        </w:r>
        <w:proofErr w:type="spellEnd"/>
        <w:r w:rsidRPr="009A37B0">
          <w:t xml:space="preserve"> </w:t>
        </w:r>
        <w:proofErr w:type="spellStart"/>
        <w:r w:rsidRPr="009A37B0">
          <w:t>thống</w:t>
        </w:r>
        <w:proofErr w:type="spellEnd"/>
        <w:r w:rsidRPr="009A37B0">
          <w:t xml:space="preserve"> </w:t>
        </w:r>
        <w:proofErr w:type="spellStart"/>
        <w:r w:rsidRPr="009A37B0">
          <w:t>hiển</w:t>
        </w:r>
        <w:proofErr w:type="spellEnd"/>
        <w:r w:rsidRPr="009A37B0">
          <w:t xml:space="preserve"> </w:t>
        </w:r>
        <w:proofErr w:type="spellStart"/>
        <w:r w:rsidRPr="009A37B0">
          <w:t>thị</w:t>
        </w:r>
        <w:proofErr w:type="spellEnd"/>
        <w:r w:rsidRPr="009A37B0">
          <w:t xml:space="preserve"> </w:t>
        </w:r>
        <w:proofErr w:type="spellStart"/>
        <w:r w:rsidRPr="009A37B0">
          <w:t>thông</w:t>
        </w:r>
        <w:proofErr w:type="spellEnd"/>
        <w:r w:rsidRPr="009A37B0">
          <w:t xml:space="preserve"> </w:t>
        </w:r>
        <w:proofErr w:type="spellStart"/>
        <w:r w:rsidRPr="009A37B0">
          <w:t>báo</w:t>
        </w:r>
        <w:proofErr w:type="spellEnd"/>
        <w:r w:rsidRPr="009A37B0">
          <w:t xml:space="preserve"> </w:t>
        </w:r>
        <w:proofErr w:type="spellStart"/>
        <w:r w:rsidRPr="009A37B0">
          <w:t>lỗi</w:t>
        </w:r>
        <w:proofErr w:type="spellEnd"/>
        <w:r w:rsidRPr="009A37B0">
          <w:t xml:space="preserve"> </w:t>
        </w:r>
        <w:proofErr w:type="spellStart"/>
        <w:r w:rsidRPr="009A37B0">
          <w:t>và</w:t>
        </w:r>
        <w:proofErr w:type="spellEnd"/>
        <w:r w:rsidRPr="009A37B0">
          <w:t xml:space="preserve"> </w:t>
        </w:r>
        <w:proofErr w:type="spellStart"/>
        <w:r w:rsidRPr="009A37B0">
          <w:t>yêu</w:t>
        </w:r>
        <w:proofErr w:type="spellEnd"/>
        <w:r w:rsidRPr="009A37B0">
          <w:t xml:space="preserve"> </w:t>
        </w:r>
        <w:proofErr w:type="spellStart"/>
        <w:r w:rsidRPr="009A37B0">
          <w:t>cầu</w:t>
        </w:r>
        <w:proofErr w:type="spellEnd"/>
        <w:r w:rsidRPr="009A37B0">
          <w:t xml:space="preserve"> Admin </w:t>
        </w:r>
        <w:proofErr w:type="spellStart"/>
        <w:r w:rsidRPr="009A37B0">
          <w:t>nhập</w:t>
        </w:r>
        <w:proofErr w:type="spellEnd"/>
        <w:r w:rsidRPr="009A37B0">
          <w:t xml:space="preserve"> </w:t>
        </w:r>
        <w:proofErr w:type="spellStart"/>
        <w:r w:rsidRPr="009A37B0">
          <w:t>lại</w:t>
        </w:r>
        <w:proofErr w:type="spellEnd"/>
      </w:ins>
    </w:p>
    <w:p w14:paraId="6E79C3A0" w14:textId="77777777" w:rsidR="007235BF" w:rsidRPr="00417DCE" w:rsidRDefault="007235BF" w:rsidP="007235BF">
      <w:pPr>
        <w:rPr>
          <w:ins w:id="34" w:author="Microsoft Word" w:date="2025-11-14T22:34:00Z" w16du:dateUtc="2025-11-14T15:34:00Z"/>
        </w:rPr>
      </w:pPr>
    </w:p>
    <w:p w14:paraId="7C32E6A3" w14:textId="77777777" w:rsidR="00D33083" w:rsidRPr="00027E7C" w:rsidRDefault="00D33083">
      <w:pPr>
        <w:numPr>
          <w:ilvl w:val="0"/>
          <w:numId w:val="14"/>
        </w:numPr>
        <w:rPr>
          <w:ins w:id="35" w:author="Microsoft Word" w:date="2025-11-14T22:34:00Z" w16du:dateUtc="2025-11-14T15:34:00Z"/>
        </w:rPr>
      </w:pPr>
      <w:proofErr w:type="spellStart"/>
      <w:ins w:id="36" w:author="Microsoft Word" w:date="2025-11-14T22:34:00Z" w16du:dateUtc="2025-11-14T15:34:00Z">
        <w:r w:rsidRPr="00417DCE">
          <w:rPr>
            <w:b/>
            <w:bCs/>
          </w:rPr>
          <w:t>Biểu</w:t>
        </w:r>
        <w:proofErr w:type="spellEnd"/>
        <w:r w:rsidRPr="00417DCE">
          <w:rPr>
            <w:b/>
            <w:bCs/>
          </w:rPr>
          <w:t xml:space="preserve"> </w:t>
        </w:r>
        <w:proofErr w:type="spellStart"/>
        <w:r w:rsidRPr="00417DCE">
          <w:rPr>
            <w:b/>
            <w:bCs/>
          </w:rPr>
          <w:t>đồ</w:t>
        </w:r>
        <w:proofErr w:type="spellEnd"/>
        <w:r w:rsidRPr="00417DCE">
          <w:rPr>
            <w:b/>
            <w:bCs/>
          </w:rPr>
          <w:t xml:space="preserve"> </w:t>
        </w:r>
        <w:proofErr w:type="spellStart"/>
        <w:r w:rsidRPr="00417DCE">
          <w:rPr>
            <w:b/>
            <w:bCs/>
          </w:rPr>
          <w:t>Tuần</w:t>
        </w:r>
        <w:proofErr w:type="spellEnd"/>
        <w:r w:rsidRPr="00417DCE">
          <w:rPr>
            <w:b/>
            <w:bCs/>
          </w:rPr>
          <w:t xml:space="preserve"> </w:t>
        </w:r>
        <w:proofErr w:type="spellStart"/>
        <w:r w:rsidRPr="00417DCE">
          <w:rPr>
            <w:b/>
            <w:bCs/>
          </w:rPr>
          <w:t>tự</w:t>
        </w:r>
        <w:proofErr w:type="spellEnd"/>
        <w:r w:rsidRPr="00417DCE">
          <w:rPr>
            <w:b/>
            <w:bCs/>
          </w:rPr>
          <w:t xml:space="preserve"> </w:t>
        </w:r>
        <w:proofErr w:type="spellStart"/>
        <w:r w:rsidRPr="00417DCE">
          <w:rPr>
            <w:b/>
            <w:bCs/>
          </w:rPr>
          <w:t>minh</w:t>
        </w:r>
        <w:proofErr w:type="spellEnd"/>
        <w:r w:rsidRPr="00417DCE">
          <w:rPr>
            <w:b/>
            <w:bCs/>
          </w:rPr>
          <w:t xml:space="preserve"> </w:t>
        </w:r>
        <w:proofErr w:type="spellStart"/>
        <w:r w:rsidRPr="00417DCE">
          <w:rPr>
            <w:b/>
            <w:bCs/>
          </w:rPr>
          <w:t>họa</w:t>
        </w:r>
        <w:proofErr w:type="spellEnd"/>
        <w:r w:rsidRPr="00417DCE">
          <w:rPr>
            <w:b/>
            <w:bCs/>
          </w:rPr>
          <w:t xml:space="preserve"> (Sequence Diagram):</w:t>
        </w:r>
      </w:ins>
    </w:p>
    <w:p w14:paraId="1426B2C4" w14:textId="0DD60816" w:rsidR="00027E7C" w:rsidRPr="009A37B0" w:rsidRDefault="00027E7C" w:rsidP="00027E7C">
      <w:pPr>
        <w:rPr>
          <w:ins w:id="37" w:author="Microsoft Word" w:date="2025-11-14T22:34:00Z" w16du:dateUtc="2025-11-14T15:34:00Z"/>
        </w:rPr>
      </w:pPr>
      <w:proofErr w:type="spellStart"/>
      <w:ins w:id="38" w:author="Microsoft Word" w:date="2025-11-14T22:34:00Z" w16du:dateUtc="2025-11-14T15:34:00Z">
        <w:r>
          <w:rPr>
            <w:b/>
            <w:bCs/>
          </w:rPr>
          <w:t>SKUManager</w:t>
        </w:r>
        <w:proofErr w:type="spellEnd"/>
      </w:ins>
    </w:p>
    <w:p w14:paraId="06F2DCA8" w14:textId="56E22FA5" w:rsidR="009A37B0" w:rsidRDefault="00600940" w:rsidP="009A37B0">
      <w:pPr>
        <w:ind w:left="720"/>
        <w:rPr>
          <w:ins w:id="39" w:author="Microsoft Word" w:date="2025-11-14T22:34:00Z" w16du:dateUtc="2025-11-14T15:34:00Z"/>
        </w:rPr>
      </w:pPr>
      <w:r w:rsidRPr="00600940">
        <w:rPr>
          <w:noProof/>
        </w:rPr>
        <w:lastRenderedPageBreak/>
        <w:drawing>
          <wp:inline distT="0" distB="0" distL="0" distR="0" wp14:anchorId="3E4AA642" wp14:editId="10F690B3">
            <wp:extent cx="5943600" cy="5784850"/>
            <wp:effectExtent l="0" t="0" r="0" b="6350"/>
            <wp:docPr id="491953723" name="Picture 1" descr="A diagram of a software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53723" name="Picture 1" descr="A diagram of a software projec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9B3E" w14:textId="30B3657E" w:rsidR="00027E7C" w:rsidRDefault="00027E7C" w:rsidP="00027E7C">
      <w:pPr>
        <w:rPr>
          <w:ins w:id="40" w:author="Microsoft Word" w:date="2025-11-14T22:34:00Z" w16du:dateUtc="2025-11-14T15:34:00Z"/>
          <w:b/>
          <w:bCs/>
        </w:rPr>
      </w:pPr>
      <w:proofErr w:type="spellStart"/>
      <w:ins w:id="41" w:author="Microsoft Word" w:date="2025-11-14T22:34:00Z" w16du:dateUtc="2025-11-14T15:34:00Z">
        <w:r w:rsidRPr="00027E7C">
          <w:rPr>
            <w:b/>
            <w:bCs/>
          </w:rPr>
          <w:t>InventoryManager</w:t>
        </w:r>
        <w:proofErr w:type="spellEnd"/>
        <w:r w:rsidRPr="00027E7C">
          <w:rPr>
            <w:b/>
            <w:bCs/>
          </w:rPr>
          <w:t>:</w:t>
        </w:r>
      </w:ins>
    </w:p>
    <w:p w14:paraId="3A361647" w14:textId="0E6E63F6" w:rsidR="00FD4472" w:rsidRPr="00027E7C" w:rsidRDefault="00600940" w:rsidP="00027E7C">
      <w:pPr>
        <w:rPr>
          <w:ins w:id="42" w:author="Microsoft Word" w:date="2025-11-14T22:34:00Z" w16du:dateUtc="2025-11-14T15:34:00Z"/>
          <w:b/>
          <w:bCs/>
        </w:rPr>
      </w:pPr>
      <w:r w:rsidRPr="00600940">
        <w:rPr>
          <w:b/>
          <w:bCs/>
          <w:noProof/>
        </w:rPr>
        <w:lastRenderedPageBreak/>
        <w:drawing>
          <wp:inline distT="0" distB="0" distL="0" distR="0" wp14:anchorId="3BFD921C" wp14:editId="1747A181">
            <wp:extent cx="5943600" cy="5499100"/>
            <wp:effectExtent l="0" t="0" r="0" b="6350"/>
            <wp:docPr id="865958138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58138" name="Picture 1" descr="A diagram of a projec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C564" w14:textId="1B15FC63" w:rsidR="00027E7C" w:rsidRDefault="00FD4472" w:rsidP="00027E7C">
      <w:pPr>
        <w:rPr>
          <w:ins w:id="43" w:author="Microsoft Word" w:date="2025-11-14T22:34:00Z" w16du:dateUtc="2025-11-14T15:34:00Z"/>
          <w:b/>
          <w:bCs/>
        </w:rPr>
      </w:pPr>
      <w:proofErr w:type="spellStart"/>
      <w:proofErr w:type="gramStart"/>
      <w:ins w:id="44" w:author="Microsoft Word" w:date="2025-11-14T22:34:00Z" w16du:dateUtc="2025-11-14T15:34:00Z">
        <w:r w:rsidRPr="00FD4472">
          <w:rPr>
            <w:b/>
            <w:bCs/>
          </w:rPr>
          <w:t>EmployeeManager</w:t>
        </w:r>
        <w:proofErr w:type="spellEnd"/>
        <w:proofErr w:type="gramEnd"/>
        <w:r w:rsidRPr="00FD4472">
          <w:rPr>
            <w:b/>
            <w:bCs/>
          </w:rPr>
          <w:t>:</w:t>
        </w:r>
      </w:ins>
    </w:p>
    <w:p w14:paraId="58077D68" w14:textId="307C879C" w:rsidR="00FD4472" w:rsidRDefault="00707AD3" w:rsidP="00027E7C">
      <w:pPr>
        <w:rPr>
          <w:ins w:id="45" w:author="Microsoft Word" w:date="2025-11-14T22:34:00Z" w16du:dateUtc="2025-11-14T15:34:00Z"/>
          <w:b/>
          <w:bCs/>
        </w:rPr>
      </w:pPr>
      <w:r w:rsidRPr="00707AD3">
        <w:rPr>
          <w:b/>
          <w:bCs/>
          <w:noProof/>
        </w:rPr>
        <w:lastRenderedPageBreak/>
        <w:drawing>
          <wp:inline distT="0" distB="0" distL="0" distR="0" wp14:anchorId="346B2C7C" wp14:editId="5EC38E73">
            <wp:extent cx="5943600" cy="5753735"/>
            <wp:effectExtent l="0" t="0" r="0" b="0"/>
            <wp:docPr id="134228184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81849" name="Picture 1" descr="A diagram of a company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586A" w14:textId="77777777" w:rsidR="00FD4472" w:rsidRPr="00FD4472" w:rsidRDefault="00FD4472" w:rsidP="00027E7C">
      <w:pPr>
        <w:rPr>
          <w:ins w:id="46" w:author="Microsoft Word" w:date="2025-11-14T22:34:00Z" w16du:dateUtc="2025-11-14T15:34:00Z"/>
          <w:b/>
          <w:bCs/>
        </w:rPr>
      </w:pPr>
    </w:p>
    <w:p w14:paraId="61426B5D" w14:textId="77777777" w:rsidR="00D33083" w:rsidRPr="004E51AE" w:rsidRDefault="00D33083" w:rsidP="00D33083">
      <w:pPr>
        <w:rPr>
          <w:ins w:id="47" w:author="Microsoft Word" w:date="2025-11-14T22:34:00Z" w16du:dateUtc="2025-11-14T15:34:00Z"/>
        </w:rPr>
      </w:pPr>
    </w:p>
    <w:p w14:paraId="74EAD38B" w14:textId="00461EF6" w:rsidR="004E51AE" w:rsidRPr="009A37B0" w:rsidRDefault="004E51AE" w:rsidP="009A37B0">
      <w:pPr>
        <w:pStyle w:val="Heading3"/>
      </w:pPr>
      <w:bookmarkStart w:id="48" w:name="_Toc214055712"/>
      <w:ins w:id="49" w:author="Microsoft Word" w:date="2025-11-14T22:34:00Z" w16du:dateUtc="2025-11-14T15:34:00Z">
        <w:r w:rsidRPr="009A37B0">
          <w:t>3.2.</w:t>
        </w:r>
        <w:r w:rsidR="00D33083" w:rsidRPr="009A37B0">
          <w:t>6</w:t>
        </w:r>
        <w:r w:rsidRPr="009A37B0">
          <w:t xml:space="preserve">. </w:t>
        </w:r>
      </w:ins>
      <w:r w:rsidRPr="009A37B0">
        <w:t>UC-0</w:t>
      </w:r>
      <w:r w:rsidR="00D33083" w:rsidRPr="009A37B0">
        <w:t>6</w:t>
      </w:r>
      <w:r w:rsidRPr="009A37B0">
        <w:t xml:space="preserve">: </w:t>
      </w:r>
      <w:proofErr w:type="spellStart"/>
      <w:r w:rsidRPr="009A37B0">
        <w:t>Chuyển</w:t>
      </w:r>
      <w:proofErr w:type="spellEnd"/>
      <w:r w:rsidRPr="009A37B0">
        <w:t xml:space="preserve"> Kho </w:t>
      </w:r>
      <w:proofErr w:type="spellStart"/>
      <w:r w:rsidRPr="009A37B0">
        <w:t>Nội</w:t>
      </w:r>
      <w:proofErr w:type="spellEnd"/>
      <w:r w:rsidRPr="009A37B0">
        <w:t xml:space="preserve"> </w:t>
      </w:r>
      <w:proofErr w:type="spellStart"/>
      <w:r w:rsidRPr="009A37B0">
        <w:t>bộ</w:t>
      </w:r>
      <w:proofErr w:type="spellEnd"/>
      <w:r w:rsidRPr="009A37B0">
        <w:t xml:space="preserve"> (Stock Transfer)</w:t>
      </w:r>
      <w:bookmarkEnd w:id="48"/>
    </w:p>
    <w:p w14:paraId="6FC272A1" w14:textId="77777777" w:rsidR="004E51AE" w:rsidRPr="004E51AE" w:rsidRDefault="004E51AE">
      <w:pPr>
        <w:numPr>
          <w:ilvl w:val="0"/>
          <w:numId w:val="15"/>
        </w:numPr>
      </w:pPr>
      <w:proofErr w:type="spellStart"/>
      <w:r w:rsidRPr="004E51AE">
        <w:rPr>
          <w:b/>
          <w:bCs/>
        </w:rPr>
        <w:t>Mô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tả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ngắn</w:t>
      </w:r>
      <w:proofErr w:type="spellEnd"/>
      <w:r w:rsidRPr="004E51AE">
        <w:rPr>
          <w:b/>
          <w:bCs/>
        </w:rPr>
        <w:t>:</w:t>
      </w:r>
      <w:r w:rsidRPr="004E51AE">
        <w:t xml:space="preserve"> </w:t>
      </w:r>
      <w:proofErr w:type="spellStart"/>
      <w:r w:rsidRPr="004E51AE">
        <w:t>Chức</w:t>
      </w:r>
      <w:proofErr w:type="spellEnd"/>
      <w:r w:rsidRPr="004E51AE">
        <w:t xml:space="preserve"> </w:t>
      </w:r>
      <w:proofErr w:type="spellStart"/>
      <w:r w:rsidRPr="004E51AE">
        <w:t>năng</w:t>
      </w:r>
      <w:proofErr w:type="spellEnd"/>
      <w:r w:rsidRPr="004E51AE">
        <w:t xml:space="preserve"> </w:t>
      </w:r>
      <w:proofErr w:type="spellStart"/>
      <w:r w:rsidRPr="004E51AE">
        <w:t>cho</w:t>
      </w:r>
      <w:proofErr w:type="spellEnd"/>
      <w:r w:rsidRPr="004E51AE">
        <w:t xml:space="preserve"> </w:t>
      </w:r>
      <w:proofErr w:type="spellStart"/>
      <w:r w:rsidRPr="004E51AE">
        <w:t>phép</w:t>
      </w:r>
      <w:proofErr w:type="spellEnd"/>
      <w:r w:rsidRPr="004E51AE">
        <w:t xml:space="preserve"> </w:t>
      </w:r>
      <w:proofErr w:type="spellStart"/>
      <w:r w:rsidRPr="004E51AE">
        <w:t>Nhân</w:t>
      </w:r>
      <w:proofErr w:type="spellEnd"/>
      <w:r w:rsidRPr="004E51AE">
        <w:t xml:space="preserve"> </w:t>
      </w:r>
      <w:proofErr w:type="spellStart"/>
      <w:r w:rsidRPr="004E51AE">
        <w:t>viên</w:t>
      </w:r>
      <w:proofErr w:type="spellEnd"/>
      <w:r w:rsidRPr="004E51AE">
        <w:t xml:space="preserve"> Kho (Stoker) di </w:t>
      </w:r>
      <w:proofErr w:type="spellStart"/>
      <w:r w:rsidRPr="004E51AE">
        <w:t>chuyển</w:t>
      </w:r>
      <w:proofErr w:type="spellEnd"/>
      <w:r w:rsidRPr="004E51AE">
        <w:t xml:space="preserve"> </w:t>
      </w:r>
      <w:proofErr w:type="spellStart"/>
      <w:r w:rsidRPr="004E51AE">
        <w:t>một</w:t>
      </w:r>
      <w:proofErr w:type="spellEnd"/>
      <w:r w:rsidRPr="004E51AE">
        <w:t xml:space="preserve"> Lô </w:t>
      </w:r>
      <w:proofErr w:type="spellStart"/>
      <w:r w:rsidRPr="004E51AE">
        <w:t>hàng</w:t>
      </w:r>
      <w:proofErr w:type="spellEnd"/>
      <w:r w:rsidRPr="004E51AE">
        <w:t xml:space="preserve"> </w:t>
      </w:r>
      <w:proofErr w:type="spellStart"/>
      <w:r w:rsidRPr="004E51AE">
        <w:t>từ</w:t>
      </w:r>
      <w:proofErr w:type="spellEnd"/>
      <w:r w:rsidRPr="004E51AE">
        <w:t xml:space="preserve"> 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</w:t>
      </w:r>
      <w:proofErr w:type="spellStart"/>
      <w:r w:rsidRPr="004E51AE">
        <w:t>lưu</w:t>
      </w:r>
      <w:proofErr w:type="spellEnd"/>
      <w:r w:rsidRPr="004E51AE">
        <w:t xml:space="preserve"> </w:t>
      </w:r>
      <w:proofErr w:type="spellStart"/>
      <w:r w:rsidRPr="004E51AE">
        <w:t>trữ</w:t>
      </w:r>
      <w:proofErr w:type="spellEnd"/>
      <w:r w:rsidRPr="004E51AE">
        <w:t xml:space="preserve"> </w:t>
      </w:r>
      <w:proofErr w:type="spellStart"/>
      <w:r w:rsidRPr="004E51AE">
        <w:t>này</w:t>
      </w:r>
      <w:proofErr w:type="spellEnd"/>
      <w:r w:rsidRPr="004E51AE">
        <w:t xml:space="preserve"> sang </w:t>
      </w:r>
      <w:proofErr w:type="spellStart"/>
      <w:r w:rsidRPr="004E51AE">
        <w:t>một</w:t>
      </w:r>
      <w:proofErr w:type="spellEnd"/>
      <w:r w:rsidRPr="004E51AE">
        <w:t xml:space="preserve"> 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</w:t>
      </w:r>
      <w:proofErr w:type="spellStart"/>
      <w:r w:rsidRPr="004E51AE">
        <w:t>lưu</w:t>
      </w:r>
      <w:proofErr w:type="spellEnd"/>
      <w:r w:rsidRPr="004E51AE">
        <w:t xml:space="preserve"> </w:t>
      </w:r>
      <w:proofErr w:type="spellStart"/>
      <w:r w:rsidRPr="004E51AE">
        <w:t>trữ</w:t>
      </w:r>
      <w:proofErr w:type="spellEnd"/>
      <w:r w:rsidRPr="004E51AE">
        <w:t xml:space="preserve"> </w:t>
      </w:r>
      <w:proofErr w:type="spellStart"/>
      <w:r w:rsidRPr="004E51AE">
        <w:t>khác</w:t>
      </w:r>
      <w:proofErr w:type="spellEnd"/>
      <w:r w:rsidRPr="004E51AE">
        <w:t xml:space="preserve"> </w:t>
      </w:r>
      <w:proofErr w:type="spellStart"/>
      <w:r w:rsidRPr="004E51AE">
        <w:t>trong</w:t>
      </w:r>
      <w:proofErr w:type="spellEnd"/>
      <w:r w:rsidRPr="004E51AE">
        <w:t xml:space="preserve"> </w:t>
      </w:r>
      <w:proofErr w:type="spellStart"/>
      <w:r w:rsidRPr="004E51AE">
        <w:t>kho</w:t>
      </w:r>
      <w:proofErr w:type="spellEnd"/>
      <w:r w:rsidRPr="004E51AE">
        <w:t>.</w:t>
      </w:r>
    </w:p>
    <w:p w14:paraId="11B48380" w14:textId="77777777" w:rsidR="004E51AE" w:rsidRPr="004E51AE" w:rsidRDefault="004E51AE">
      <w:pPr>
        <w:numPr>
          <w:ilvl w:val="0"/>
          <w:numId w:val="15"/>
        </w:numPr>
      </w:pPr>
      <w:r w:rsidRPr="004E51AE">
        <w:rPr>
          <w:b/>
          <w:bCs/>
        </w:rPr>
        <w:t xml:space="preserve">Actor </w:t>
      </w:r>
      <w:proofErr w:type="spellStart"/>
      <w:r w:rsidRPr="004E51AE">
        <w:rPr>
          <w:b/>
          <w:bCs/>
        </w:rPr>
        <w:t>chính</w:t>
      </w:r>
      <w:proofErr w:type="spellEnd"/>
      <w:r w:rsidRPr="004E51AE">
        <w:rPr>
          <w:b/>
          <w:bCs/>
        </w:rPr>
        <w:t>:</w:t>
      </w:r>
      <w:r w:rsidRPr="004E51AE">
        <w:t xml:space="preserve"> </w:t>
      </w:r>
      <w:proofErr w:type="spellStart"/>
      <w:r w:rsidRPr="004E51AE">
        <w:t>Nhân</w:t>
      </w:r>
      <w:proofErr w:type="spellEnd"/>
      <w:r w:rsidRPr="004E51AE">
        <w:t xml:space="preserve"> </w:t>
      </w:r>
      <w:proofErr w:type="spellStart"/>
      <w:r w:rsidRPr="004E51AE">
        <w:t>viên</w:t>
      </w:r>
      <w:proofErr w:type="spellEnd"/>
      <w:r w:rsidRPr="004E51AE">
        <w:t xml:space="preserve"> Kho (Stoker).</w:t>
      </w:r>
    </w:p>
    <w:p w14:paraId="55258676" w14:textId="77777777" w:rsidR="004E51AE" w:rsidRPr="004E51AE" w:rsidRDefault="004E51AE">
      <w:pPr>
        <w:numPr>
          <w:ilvl w:val="0"/>
          <w:numId w:val="15"/>
        </w:numPr>
      </w:pPr>
      <w:proofErr w:type="spellStart"/>
      <w:r w:rsidRPr="004E51AE">
        <w:rPr>
          <w:b/>
          <w:bCs/>
        </w:rPr>
        <w:t>Điều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kiện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tiên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quyết</w:t>
      </w:r>
      <w:proofErr w:type="spellEnd"/>
      <w:r w:rsidRPr="004E51AE">
        <w:rPr>
          <w:b/>
          <w:bCs/>
        </w:rPr>
        <w:t>:</w:t>
      </w:r>
      <w:r w:rsidRPr="004E51AE">
        <w:t xml:space="preserve"> </w:t>
      </w:r>
      <w:proofErr w:type="spellStart"/>
      <w:r w:rsidRPr="004E51AE">
        <w:t>Nhân</w:t>
      </w:r>
      <w:proofErr w:type="spellEnd"/>
      <w:r w:rsidRPr="004E51AE">
        <w:t xml:space="preserve"> </w:t>
      </w:r>
      <w:proofErr w:type="spellStart"/>
      <w:r w:rsidRPr="004E51AE">
        <w:t>viên</w:t>
      </w:r>
      <w:proofErr w:type="spellEnd"/>
      <w:r w:rsidRPr="004E51AE">
        <w:t xml:space="preserve"> </w:t>
      </w:r>
      <w:proofErr w:type="spellStart"/>
      <w:r w:rsidRPr="004E51AE">
        <w:t>đã</w:t>
      </w:r>
      <w:proofErr w:type="spellEnd"/>
      <w:r w:rsidRPr="004E51AE">
        <w:t xml:space="preserve"> </w:t>
      </w:r>
      <w:proofErr w:type="spellStart"/>
      <w:r w:rsidRPr="004E51AE">
        <w:t>đăng</w:t>
      </w:r>
      <w:proofErr w:type="spellEnd"/>
      <w:r w:rsidRPr="004E51AE">
        <w:t xml:space="preserve"> </w:t>
      </w:r>
      <w:proofErr w:type="spellStart"/>
      <w:r w:rsidRPr="004E51AE">
        <w:t>nhập</w:t>
      </w:r>
      <w:proofErr w:type="spellEnd"/>
      <w:r w:rsidRPr="004E51AE">
        <w:t xml:space="preserve"> (UC-01). Lô </w:t>
      </w:r>
      <w:proofErr w:type="spellStart"/>
      <w:r w:rsidRPr="004E51AE">
        <w:t>hàng</w:t>
      </w:r>
      <w:proofErr w:type="spellEnd"/>
      <w:r w:rsidRPr="004E51AE">
        <w:t xml:space="preserve"> </w:t>
      </w:r>
      <w:proofErr w:type="spellStart"/>
      <w:r w:rsidRPr="004E51AE">
        <w:t>cần</w:t>
      </w:r>
      <w:proofErr w:type="spellEnd"/>
      <w:r w:rsidRPr="004E51AE">
        <w:t xml:space="preserve"> </w:t>
      </w:r>
      <w:proofErr w:type="spellStart"/>
      <w:r w:rsidRPr="004E51AE">
        <w:t>chuyển</w:t>
      </w:r>
      <w:proofErr w:type="spellEnd"/>
      <w:r w:rsidRPr="004E51AE">
        <w:t xml:space="preserve"> </w:t>
      </w:r>
      <w:proofErr w:type="spellStart"/>
      <w:r w:rsidRPr="004E51AE">
        <w:t>đang</w:t>
      </w:r>
      <w:proofErr w:type="spellEnd"/>
      <w:r w:rsidRPr="004E51AE">
        <w:t xml:space="preserve"> ở </w:t>
      </w:r>
      <w:proofErr w:type="spellStart"/>
      <w:r w:rsidRPr="004E51AE">
        <w:t>trạng</w:t>
      </w:r>
      <w:proofErr w:type="spellEnd"/>
      <w:r w:rsidRPr="004E51AE">
        <w:t xml:space="preserve"> </w:t>
      </w:r>
      <w:proofErr w:type="spellStart"/>
      <w:r w:rsidRPr="004E51AE">
        <w:t>thái</w:t>
      </w:r>
      <w:proofErr w:type="spellEnd"/>
      <w:r w:rsidRPr="004E51AE">
        <w:t xml:space="preserve"> "</w:t>
      </w:r>
      <w:proofErr w:type="spellStart"/>
      <w:r w:rsidRPr="004E51AE">
        <w:t>Đang</w:t>
      </w:r>
      <w:proofErr w:type="spellEnd"/>
      <w:r w:rsidRPr="004E51AE">
        <w:t xml:space="preserve"> </w:t>
      </w:r>
      <w:proofErr w:type="spellStart"/>
      <w:r w:rsidRPr="004E51AE">
        <w:t>Tồn</w:t>
      </w:r>
      <w:proofErr w:type="spellEnd"/>
      <w:r w:rsidRPr="004E51AE">
        <w:t xml:space="preserve"> </w:t>
      </w:r>
      <w:proofErr w:type="spellStart"/>
      <w:r w:rsidRPr="004E51AE">
        <w:t>kho</w:t>
      </w:r>
      <w:proofErr w:type="spellEnd"/>
      <w:r w:rsidRPr="004E51AE">
        <w:t>".</w:t>
      </w:r>
    </w:p>
    <w:p w14:paraId="1BA44937" w14:textId="77777777" w:rsidR="004E51AE" w:rsidRPr="004E51AE" w:rsidRDefault="004E51AE">
      <w:pPr>
        <w:numPr>
          <w:ilvl w:val="0"/>
          <w:numId w:val="15"/>
        </w:numPr>
      </w:pPr>
      <w:proofErr w:type="spellStart"/>
      <w:r w:rsidRPr="004E51AE">
        <w:rPr>
          <w:b/>
          <w:bCs/>
        </w:rPr>
        <w:lastRenderedPageBreak/>
        <w:t>Luồng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sự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kiện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chính</w:t>
      </w:r>
      <w:proofErr w:type="spellEnd"/>
      <w:r w:rsidRPr="004E51AE">
        <w:rPr>
          <w:b/>
          <w:bCs/>
        </w:rPr>
        <w:t xml:space="preserve"> (Main Flow):</w:t>
      </w:r>
    </w:p>
    <w:p w14:paraId="08998F7C" w14:textId="77777777" w:rsidR="004E51AE" w:rsidRPr="004E51AE" w:rsidRDefault="004E51AE">
      <w:pPr>
        <w:numPr>
          <w:ilvl w:val="1"/>
          <w:numId w:val="15"/>
        </w:numPr>
      </w:pPr>
      <w:proofErr w:type="spellStart"/>
      <w:r w:rsidRPr="004E51AE">
        <w:t>Nhân</w:t>
      </w:r>
      <w:proofErr w:type="spellEnd"/>
      <w:r w:rsidRPr="004E51AE">
        <w:t xml:space="preserve"> </w:t>
      </w:r>
      <w:proofErr w:type="spellStart"/>
      <w:r w:rsidRPr="004E51AE">
        <w:t>viên</w:t>
      </w:r>
      <w:proofErr w:type="spellEnd"/>
      <w:r w:rsidRPr="004E51AE">
        <w:t xml:space="preserve"> Kho </w:t>
      </w:r>
      <w:proofErr w:type="spellStart"/>
      <w:r w:rsidRPr="004E51AE">
        <w:t>chọn</w:t>
      </w:r>
      <w:proofErr w:type="spellEnd"/>
      <w:r w:rsidRPr="004E51AE">
        <w:t xml:space="preserve"> </w:t>
      </w:r>
      <w:proofErr w:type="spellStart"/>
      <w:r w:rsidRPr="004E51AE">
        <w:t>chức</w:t>
      </w:r>
      <w:proofErr w:type="spellEnd"/>
      <w:r w:rsidRPr="004E51AE">
        <w:t xml:space="preserve"> </w:t>
      </w:r>
      <w:proofErr w:type="spellStart"/>
      <w:r w:rsidRPr="004E51AE">
        <w:t>năng</w:t>
      </w:r>
      <w:proofErr w:type="spellEnd"/>
      <w:r w:rsidRPr="004E51AE">
        <w:t xml:space="preserve"> "</w:t>
      </w:r>
      <w:proofErr w:type="spellStart"/>
      <w:r w:rsidRPr="004E51AE">
        <w:t>Chuyển</w:t>
      </w:r>
      <w:proofErr w:type="spellEnd"/>
      <w:r w:rsidRPr="004E51AE">
        <w:t xml:space="preserve"> Kho" </w:t>
      </w:r>
      <w:proofErr w:type="spellStart"/>
      <w:r w:rsidRPr="004E51AE">
        <w:t>trên</w:t>
      </w:r>
      <w:proofErr w:type="spellEnd"/>
      <w:r w:rsidRPr="004E51AE">
        <w:t xml:space="preserve"> </w:t>
      </w:r>
      <w:proofErr w:type="spellStart"/>
      <w:r w:rsidRPr="004E51AE">
        <w:t>thiết</w:t>
      </w:r>
      <w:proofErr w:type="spellEnd"/>
      <w:r w:rsidRPr="004E51AE">
        <w:t xml:space="preserve"> </w:t>
      </w:r>
      <w:proofErr w:type="spellStart"/>
      <w:r w:rsidRPr="004E51AE">
        <w:t>bị</w:t>
      </w:r>
      <w:proofErr w:type="spellEnd"/>
      <w:r w:rsidRPr="004E51AE">
        <w:t xml:space="preserve"> di </w:t>
      </w:r>
      <w:proofErr w:type="spellStart"/>
      <w:r w:rsidRPr="004E51AE">
        <w:t>động</w:t>
      </w:r>
      <w:proofErr w:type="spellEnd"/>
      <w:r w:rsidRPr="004E51AE">
        <w:t>.</w:t>
      </w:r>
    </w:p>
    <w:p w14:paraId="06224CFC" w14:textId="77777777" w:rsidR="004E51AE" w:rsidRPr="004E51AE" w:rsidRDefault="004E51AE">
      <w:pPr>
        <w:numPr>
          <w:ilvl w:val="1"/>
          <w:numId w:val="15"/>
        </w:numPr>
      </w:pP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yêu</w:t>
      </w:r>
      <w:proofErr w:type="spellEnd"/>
      <w:r w:rsidRPr="004E51AE">
        <w:t xml:space="preserve"> </w:t>
      </w:r>
      <w:proofErr w:type="spellStart"/>
      <w:r w:rsidRPr="004E51AE">
        <w:t>cầu</w:t>
      </w:r>
      <w:proofErr w:type="spellEnd"/>
      <w:r w:rsidRPr="004E51AE">
        <w:t xml:space="preserve"> </w:t>
      </w:r>
      <w:proofErr w:type="spellStart"/>
      <w:r w:rsidRPr="004E51AE">
        <w:t>quét</w:t>
      </w:r>
      <w:proofErr w:type="spellEnd"/>
      <w:r w:rsidRPr="004E51AE">
        <w:t xml:space="preserve"> 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</w:t>
      </w:r>
      <w:proofErr w:type="spellStart"/>
      <w:r w:rsidRPr="004E51AE">
        <w:t>Nguồn</w:t>
      </w:r>
      <w:proofErr w:type="spellEnd"/>
      <w:r w:rsidRPr="004E51AE">
        <w:t xml:space="preserve"> (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</w:t>
      </w:r>
      <w:proofErr w:type="spellStart"/>
      <w:r w:rsidRPr="004E51AE">
        <w:t>hiện</w:t>
      </w:r>
      <w:proofErr w:type="spellEnd"/>
      <w:r w:rsidRPr="004E51AE">
        <w:t xml:space="preserve"> </w:t>
      </w:r>
      <w:proofErr w:type="spellStart"/>
      <w:r w:rsidRPr="004E51AE">
        <w:t>tại</w:t>
      </w:r>
      <w:proofErr w:type="spellEnd"/>
      <w:r w:rsidRPr="004E51AE">
        <w:t xml:space="preserve"> </w:t>
      </w:r>
      <w:proofErr w:type="spellStart"/>
      <w:r w:rsidRPr="004E51AE">
        <w:t>của</w:t>
      </w:r>
      <w:proofErr w:type="spellEnd"/>
      <w:r w:rsidRPr="004E51AE">
        <w:t xml:space="preserve"> Lô </w:t>
      </w:r>
      <w:proofErr w:type="spellStart"/>
      <w:r w:rsidRPr="004E51AE">
        <w:t>hàng</w:t>
      </w:r>
      <w:proofErr w:type="spellEnd"/>
      <w:r w:rsidRPr="004E51AE">
        <w:t>).</w:t>
      </w:r>
    </w:p>
    <w:p w14:paraId="6CF01737" w14:textId="77777777" w:rsidR="004E51AE" w:rsidRPr="004E51AE" w:rsidRDefault="004E51AE">
      <w:pPr>
        <w:numPr>
          <w:ilvl w:val="1"/>
          <w:numId w:val="15"/>
        </w:numPr>
      </w:pPr>
      <w:proofErr w:type="spellStart"/>
      <w:r w:rsidRPr="004E51AE">
        <w:t>Nhân</w:t>
      </w:r>
      <w:proofErr w:type="spellEnd"/>
      <w:r w:rsidRPr="004E51AE">
        <w:t xml:space="preserve"> </w:t>
      </w:r>
      <w:proofErr w:type="spellStart"/>
      <w:r w:rsidRPr="004E51AE">
        <w:t>viên</w:t>
      </w:r>
      <w:proofErr w:type="spellEnd"/>
      <w:r w:rsidRPr="004E51AE">
        <w:t xml:space="preserve"> </w:t>
      </w:r>
      <w:proofErr w:type="spellStart"/>
      <w:r w:rsidRPr="004E51AE">
        <w:t>quét</w:t>
      </w:r>
      <w:proofErr w:type="spellEnd"/>
      <w:r w:rsidRPr="004E51AE">
        <w:t xml:space="preserve"> </w:t>
      </w:r>
      <w:proofErr w:type="spellStart"/>
      <w:r w:rsidRPr="004E51AE">
        <w:t>Mã</w:t>
      </w:r>
      <w:proofErr w:type="spellEnd"/>
      <w:r w:rsidRPr="004E51AE">
        <w:t xml:space="preserve"> 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Nguồn.</w:t>
      </w:r>
    </w:p>
    <w:p w14:paraId="51B7979C" w14:textId="77777777" w:rsidR="004E51AE" w:rsidRPr="004E51AE" w:rsidRDefault="004E51AE">
      <w:pPr>
        <w:numPr>
          <w:ilvl w:val="1"/>
          <w:numId w:val="15"/>
        </w:numPr>
      </w:pP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hiển</w:t>
      </w:r>
      <w:proofErr w:type="spellEnd"/>
      <w:r w:rsidRPr="004E51AE">
        <w:t xml:space="preserve"> </w:t>
      </w:r>
      <w:proofErr w:type="spellStart"/>
      <w:r w:rsidRPr="004E51AE">
        <w:t>thị</w:t>
      </w:r>
      <w:proofErr w:type="spellEnd"/>
      <w:r w:rsidRPr="004E51AE">
        <w:t xml:space="preserve"> </w:t>
      </w:r>
      <w:proofErr w:type="spellStart"/>
      <w:r w:rsidRPr="004E51AE">
        <w:t>danh</w:t>
      </w:r>
      <w:proofErr w:type="spellEnd"/>
      <w:r w:rsidRPr="004E51AE">
        <w:t xml:space="preserve"> </w:t>
      </w:r>
      <w:proofErr w:type="spellStart"/>
      <w:r w:rsidRPr="004E51AE">
        <w:t>sách</w:t>
      </w:r>
      <w:proofErr w:type="spellEnd"/>
      <w:r w:rsidRPr="004E51AE">
        <w:t xml:space="preserve"> </w:t>
      </w:r>
      <w:proofErr w:type="spellStart"/>
      <w:r w:rsidRPr="004E51AE">
        <w:t>các</w:t>
      </w:r>
      <w:proofErr w:type="spellEnd"/>
      <w:r w:rsidRPr="004E51AE">
        <w:t xml:space="preserve"> Lô </w:t>
      </w:r>
      <w:proofErr w:type="spellStart"/>
      <w:r w:rsidRPr="004E51AE">
        <w:t>hàng</w:t>
      </w:r>
      <w:proofErr w:type="spellEnd"/>
      <w:r w:rsidRPr="004E51AE">
        <w:t xml:space="preserve">/SKU </w:t>
      </w:r>
      <w:proofErr w:type="spellStart"/>
      <w:r w:rsidRPr="004E51AE">
        <w:t>tại</w:t>
      </w:r>
      <w:proofErr w:type="spellEnd"/>
      <w:r w:rsidRPr="004E51AE">
        <w:t xml:space="preserve"> 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Nguồn.</w:t>
      </w:r>
    </w:p>
    <w:p w14:paraId="0B40149E" w14:textId="77777777" w:rsidR="004E51AE" w:rsidRPr="004E51AE" w:rsidRDefault="004E51AE">
      <w:pPr>
        <w:numPr>
          <w:ilvl w:val="1"/>
          <w:numId w:val="15"/>
        </w:numPr>
      </w:pPr>
      <w:proofErr w:type="spellStart"/>
      <w:r w:rsidRPr="004E51AE">
        <w:t>Nhân</w:t>
      </w:r>
      <w:proofErr w:type="spellEnd"/>
      <w:r w:rsidRPr="004E51AE">
        <w:t xml:space="preserve"> </w:t>
      </w:r>
      <w:proofErr w:type="spellStart"/>
      <w:r w:rsidRPr="004E51AE">
        <w:t>viên</w:t>
      </w:r>
      <w:proofErr w:type="spellEnd"/>
      <w:r w:rsidRPr="004E51AE">
        <w:t xml:space="preserve"> </w:t>
      </w:r>
      <w:proofErr w:type="spellStart"/>
      <w:r w:rsidRPr="004E51AE">
        <w:t>chọn</w:t>
      </w:r>
      <w:proofErr w:type="spellEnd"/>
      <w:r w:rsidRPr="004E51AE">
        <w:t xml:space="preserve"> (</w:t>
      </w:r>
      <w:proofErr w:type="spellStart"/>
      <w:r w:rsidRPr="004E51AE">
        <w:t>hoặc</w:t>
      </w:r>
      <w:proofErr w:type="spellEnd"/>
      <w:r w:rsidRPr="004E51AE">
        <w:t xml:space="preserve"> </w:t>
      </w:r>
      <w:proofErr w:type="spellStart"/>
      <w:r w:rsidRPr="004E51AE">
        <w:t>quét</w:t>
      </w:r>
      <w:proofErr w:type="spellEnd"/>
      <w:r w:rsidRPr="004E51AE">
        <w:t xml:space="preserve">) Lô </w:t>
      </w:r>
      <w:proofErr w:type="spellStart"/>
      <w:r w:rsidRPr="004E51AE">
        <w:t>hàng</w:t>
      </w:r>
      <w:proofErr w:type="spellEnd"/>
      <w:r w:rsidRPr="004E51AE">
        <w:t xml:space="preserve">/SKU </w:t>
      </w:r>
      <w:proofErr w:type="spellStart"/>
      <w:r w:rsidRPr="004E51AE">
        <w:t>cần</w:t>
      </w:r>
      <w:proofErr w:type="spellEnd"/>
      <w:r w:rsidRPr="004E51AE">
        <w:t xml:space="preserve"> </w:t>
      </w:r>
      <w:proofErr w:type="spellStart"/>
      <w:r w:rsidRPr="004E51AE">
        <w:t>chuyển</w:t>
      </w:r>
      <w:proofErr w:type="spellEnd"/>
      <w:r w:rsidRPr="004E51AE">
        <w:t xml:space="preserve"> </w:t>
      </w:r>
      <w:proofErr w:type="spellStart"/>
      <w:r w:rsidRPr="004E51AE">
        <w:t>và</w:t>
      </w:r>
      <w:proofErr w:type="spellEnd"/>
      <w:r w:rsidRPr="004E51AE">
        <w:t xml:space="preserve"> </w:t>
      </w:r>
      <w:proofErr w:type="spellStart"/>
      <w:r w:rsidRPr="004E51AE">
        <w:t>nhập</w:t>
      </w:r>
      <w:proofErr w:type="spellEnd"/>
      <w:r w:rsidRPr="004E51AE">
        <w:t xml:space="preserve"> </w:t>
      </w:r>
      <w:proofErr w:type="spellStart"/>
      <w:r w:rsidRPr="004E51AE">
        <w:t>số</w:t>
      </w:r>
      <w:proofErr w:type="spellEnd"/>
      <w:r w:rsidRPr="004E51AE">
        <w:t xml:space="preserve"> </w:t>
      </w:r>
      <w:proofErr w:type="spellStart"/>
      <w:r w:rsidRPr="004E51AE">
        <w:t>lượng</w:t>
      </w:r>
      <w:proofErr w:type="spellEnd"/>
      <w:r w:rsidRPr="004E51AE">
        <w:t xml:space="preserve"> (</w:t>
      </w:r>
      <w:proofErr w:type="spellStart"/>
      <w:r w:rsidRPr="004E51AE">
        <w:t>nếu</w:t>
      </w:r>
      <w:proofErr w:type="spellEnd"/>
      <w:r w:rsidRPr="004E51AE">
        <w:t xml:space="preserve"> </w:t>
      </w:r>
      <w:proofErr w:type="spellStart"/>
      <w:r w:rsidRPr="004E51AE">
        <w:t>chuyển</w:t>
      </w:r>
      <w:proofErr w:type="spellEnd"/>
      <w:r w:rsidRPr="004E51AE">
        <w:t xml:space="preserve"> </w:t>
      </w:r>
      <w:proofErr w:type="spellStart"/>
      <w:r w:rsidRPr="004E51AE">
        <w:t>một</w:t>
      </w:r>
      <w:proofErr w:type="spellEnd"/>
      <w:r w:rsidRPr="004E51AE">
        <w:t xml:space="preserve"> </w:t>
      </w:r>
      <w:proofErr w:type="spellStart"/>
      <w:r w:rsidRPr="004E51AE">
        <w:t>phần</w:t>
      </w:r>
      <w:proofErr w:type="spellEnd"/>
      <w:r w:rsidRPr="004E51AE">
        <w:t>).</w:t>
      </w:r>
    </w:p>
    <w:p w14:paraId="346395D1" w14:textId="77777777" w:rsidR="004E51AE" w:rsidRPr="004E51AE" w:rsidRDefault="004E51AE">
      <w:pPr>
        <w:numPr>
          <w:ilvl w:val="1"/>
          <w:numId w:val="15"/>
        </w:numPr>
      </w:pP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yêu</w:t>
      </w:r>
      <w:proofErr w:type="spellEnd"/>
      <w:r w:rsidRPr="004E51AE">
        <w:t xml:space="preserve"> </w:t>
      </w:r>
      <w:proofErr w:type="spellStart"/>
      <w:r w:rsidRPr="004E51AE">
        <w:t>cầu</w:t>
      </w:r>
      <w:proofErr w:type="spellEnd"/>
      <w:r w:rsidRPr="004E51AE">
        <w:t xml:space="preserve"> </w:t>
      </w:r>
      <w:proofErr w:type="spellStart"/>
      <w:r w:rsidRPr="004E51AE">
        <w:t>quét</w:t>
      </w:r>
      <w:proofErr w:type="spellEnd"/>
      <w:r w:rsidRPr="004E51AE">
        <w:t xml:space="preserve"> 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</w:t>
      </w:r>
      <w:proofErr w:type="spellStart"/>
      <w:r w:rsidRPr="004E51AE">
        <w:t>Đích</w:t>
      </w:r>
      <w:proofErr w:type="spellEnd"/>
      <w:r w:rsidRPr="004E51AE">
        <w:t xml:space="preserve"> (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</w:t>
      </w:r>
      <w:proofErr w:type="spellStart"/>
      <w:r w:rsidRPr="004E51AE">
        <w:t>mới</w:t>
      </w:r>
      <w:proofErr w:type="spellEnd"/>
      <w:r w:rsidRPr="004E51AE">
        <w:t>).</w:t>
      </w:r>
    </w:p>
    <w:p w14:paraId="6B77310A" w14:textId="77777777" w:rsidR="004E51AE" w:rsidRPr="004E51AE" w:rsidRDefault="004E51AE">
      <w:pPr>
        <w:numPr>
          <w:ilvl w:val="1"/>
          <w:numId w:val="15"/>
        </w:numPr>
      </w:pPr>
      <w:proofErr w:type="spellStart"/>
      <w:r w:rsidRPr="004E51AE">
        <w:t>Nhân</w:t>
      </w:r>
      <w:proofErr w:type="spellEnd"/>
      <w:r w:rsidRPr="004E51AE">
        <w:t xml:space="preserve"> </w:t>
      </w:r>
      <w:proofErr w:type="spellStart"/>
      <w:r w:rsidRPr="004E51AE">
        <w:t>viên</w:t>
      </w:r>
      <w:proofErr w:type="spellEnd"/>
      <w:r w:rsidRPr="004E51AE">
        <w:t xml:space="preserve"> di </w:t>
      </w:r>
      <w:proofErr w:type="spellStart"/>
      <w:r w:rsidRPr="004E51AE">
        <w:t>chuyển</w:t>
      </w:r>
      <w:proofErr w:type="spellEnd"/>
      <w:r w:rsidRPr="004E51AE">
        <w:t xml:space="preserve"> </w:t>
      </w:r>
      <w:proofErr w:type="spellStart"/>
      <w:r w:rsidRPr="004E51AE">
        <w:t>hàng</w:t>
      </w:r>
      <w:proofErr w:type="spellEnd"/>
      <w:r w:rsidRPr="004E51AE">
        <w:t xml:space="preserve"> </w:t>
      </w:r>
      <w:proofErr w:type="spellStart"/>
      <w:r w:rsidRPr="004E51AE">
        <w:t>và</w:t>
      </w:r>
      <w:proofErr w:type="spellEnd"/>
      <w:r w:rsidRPr="004E51AE">
        <w:t xml:space="preserve"> </w:t>
      </w:r>
      <w:proofErr w:type="spellStart"/>
      <w:r w:rsidRPr="004E51AE">
        <w:t>quét</w:t>
      </w:r>
      <w:proofErr w:type="spellEnd"/>
      <w:r w:rsidRPr="004E51AE">
        <w:t xml:space="preserve"> </w:t>
      </w:r>
      <w:proofErr w:type="spellStart"/>
      <w:r w:rsidRPr="004E51AE">
        <w:t>Mã</w:t>
      </w:r>
      <w:proofErr w:type="spellEnd"/>
      <w:r w:rsidRPr="004E51AE">
        <w:t xml:space="preserve"> 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</w:t>
      </w:r>
      <w:proofErr w:type="spellStart"/>
      <w:r w:rsidRPr="004E51AE">
        <w:t>Đích</w:t>
      </w:r>
      <w:proofErr w:type="spellEnd"/>
      <w:r w:rsidRPr="004E51AE">
        <w:t>.</w:t>
      </w:r>
    </w:p>
    <w:p w14:paraId="56A13CB9" w14:textId="77777777" w:rsidR="004E51AE" w:rsidRPr="004E51AE" w:rsidRDefault="004E51AE">
      <w:pPr>
        <w:numPr>
          <w:ilvl w:val="1"/>
          <w:numId w:val="15"/>
        </w:numPr>
      </w:pP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xác</w:t>
      </w:r>
      <w:proofErr w:type="spellEnd"/>
      <w:r w:rsidRPr="004E51AE">
        <w:t xml:space="preserve"> </w:t>
      </w:r>
      <w:proofErr w:type="spellStart"/>
      <w:r w:rsidRPr="004E51AE">
        <w:t>nhận</w:t>
      </w:r>
      <w:proofErr w:type="spellEnd"/>
      <w:r w:rsidRPr="004E51AE">
        <w:t xml:space="preserve"> 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</w:t>
      </w:r>
      <w:proofErr w:type="spellStart"/>
      <w:r w:rsidRPr="004E51AE">
        <w:t>Đích</w:t>
      </w:r>
      <w:proofErr w:type="spellEnd"/>
      <w:r w:rsidRPr="004E51AE">
        <w:t xml:space="preserve"> </w:t>
      </w:r>
      <w:proofErr w:type="spellStart"/>
      <w:r w:rsidRPr="004E51AE">
        <w:t>hợp</w:t>
      </w:r>
      <w:proofErr w:type="spellEnd"/>
      <w:r w:rsidRPr="004E51AE">
        <w:t xml:space="preserve"> </w:t>
      </w:r>
      <w:proofErr w:type="spellStart"/>
      <w:r w:rsidRPr="004E51AE">
        <w:t>lệ</w:t>
      </w:r>
      <w:proofErr w:type="spellEnd"/>
      <w:r w:rsidRPr="004E51AE">
        <w:t xml:space="preserve"> (</w:t>
      </w:r>
      <w:proofErr w:type="spellStart"/>
      <w:r w:rsidRPr="004E51AE">
        <w:t>còn</w:t>
      </w:r>
      <w:proofErr w:type="spellEnd"/>
      <w:r w:rsidRPr="004E51AE">
        <w:t xml:space="preserve"> </w:t>
      </w:r>
      <w:proofErr w:type="spellStart"/>
      <w:r w:rsidRPr="004E51AE">
        <w:t>sức</w:t>
      </w:r>
      <w:proofErr w:type="spellEnd"/>
      <w:r w:rsidRPr="004E51AE">
        <w:t xml:space="preserve"> </w:t>
      </w:r>
      <w:proofErr w:type="spellStart"/>
      <w:r w:rsidRPr="004E51AE">
        <w:t>chứa</w:t>
      </w:r>
      <w:proofErr w:type="spellEnd"/>
      <w:r w:rsidRPr="004E51AE">
        <w:t xml:space="preserve">, </w:t>
      </w:r>
      <w:proofErr w:type="spellStart"/>
      <w:r w:rsidRPr="004E51AE">
        <w:t>đúng</w:t>
      </w:r>
      <w:proofErr w:type="spellEnd"/>
      <w:r w:rsidRPr="004E51AE">
        <w:t xml:space="preserve"> </w:t>
      </w:r>
      <w:proofErr w:type="spellStart"/>
      <w:r w:rsidRPr="004E51AE">
        <w:t>loại</w:t>
      </w:r>
      <w:proofErr w:type="spellEnd"/>
      <w:r w:rsidRPr="004E51AE">
        <w:t xml:space="preserve"> </w:t>
      </w:r>
      <w:proofErr w:type="spellStart"/>
      <w:r w:rsidRPr="004E51AE">
        <w:t>hàng</w:t>
      </w:r>
      <w:proofErr w:type="spellEnd"/>
      <w:r w:rsidRPr="004E51AE">
        <w:t>...).</w:t>
      </w:r>
    </w:p>
    <w:p w14:paraId="02A37B39" w14:textId="77777777" w:rsidR="004E51AE" w:rsidRPr="004E51AE" w:rsidRDefault="004E51AE">
      <w:pPr>
        <w:numPr>
          <w:ilvl w:val="1"/>
          <w:numId w:val="15"/>
        </w:numPr>
      </w:pP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cập</w:t>
      </w:r>
      <w:proofErr w:type="spellEnd"/>
      <w:r w:rsidRPr="004E51AE">
        <w:t xml:space="preserve"> </w:t>
      </w:r>
      <w:proofErr w:type="spellStart"/>
      <w:r w:rsidRPr="004E51AE">
        <w:t>nhật</w:t>
      </w:r>
      <w:proofErr w:type="spellEnd"/>
      <w:r w:rsidRPr="004E51AE">
        <w:t xml:space="preserve"> CSDL: </w:t>
      </w:r>
      <w:proofErr w:type="spellStart"/>
      <w:r w:rsidRPr="004E51AE">
        <w:t>Giảm</w:t>
      </w:r>
      <w:proofErr w:type="spellEnd"/>
      <w:r w:rsidRPr="004E51AE">
        <w:t xml:space="preserve"> </w:t>
      </w:r>
      <w:proofErr w:type="spellStart"/>
      <w:r w:rsidRPr="004E51AE">
        <w:t>tồn</w:t>
      </w:r>
      <w:proofErr w:type="spellEnd"/>
      <w:r w:rsidRPr="004E51AE">
        <w:t xml:space="preserve"> </w:t>
      </w:r>
      <w:proofErr w:type="spellStart"/>
      <w:r w:rsidRPr="004E51AE">
        <w:t>kho</w:t>
      </w:r>
      <w:proofErr w:type="spellEnd"/>
      <w:r w:rsidRPr="004E51AE">
        <w:t xml:space="preserve"> ở 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Nguồn, </w:t>
      </w:r>
      <w:proofErr w:type="spellStart"/>
      <w:r w:rsidRPr="004E51AE">
        <w:t>tăng</w:t>
      </w:r>
      <w:proofErr w:type="spellEnd"/>
      <w:r w:rsidRPr="004E51AE">
        <w:t xml:space="preserve"> </w:t>
      </w:r>
      <w:proofErr w:type="spellStart"/>
      <w:r w:rsidRPr="004E51AE">
        <w:t>tồn</w:t>
      </w:r>
      <w:proofErr w:type="spellEnd"/>
      <w:r w:rsidRPr="004E51AE">
        <w:t xml:space="preserve"> </w:t>
      </w:r>
      <w:proofErr w:type="spellStart"/>
      <w:r w:rsidRPr="004E51AE">
        <w:t>kho</w:t>
      </w:r>
      <w:proofErr w:type="spellEnd"/>
      <w:r w:rsidRPr="004E51AE">
        <w:t xml:space="preserve"> ở 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</w:t>
      </w:r>
      <w:proofErr w:type="spellStart"/>
      <w:r w:rsidRPr="004E51AE">
        <w:t>Đích</w:t>
      </w:r>
      <w:proofErr w:type="spellEnd"/>
      <w:r w:rsidRPr="004E51AE">
        <w:t>.</w:t>
      </w:r>
    </w:p>
    <w:p w14:paraId="54BAF067" w14:textId="77777777" w:rsidR="004E51AE" w:rsidRPr="004E51AE" w:rsidRDefault="004E51AE">
      <w:pPr>
        <w:numPr>
          <w:ilvl w:val="1"/>
          <w:numId w:val="15"/>
        </w:numPr>
      </w:pP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ghi</w:t>
      </w:r>
      <w:proofErr w:type="spellEnd"/>
      <w:r w:rsidRPr="004E51AE">
        <w:t xml:space="preserve"> </w:t>
      </w:r>
      <w:proofErr w:type="spellStart"/>
      <w:r w:rsidRPr="004E51AE">
        <w:t>nhận</w:t>
      </w:r>
      <w:proofErr w:type="spellEnd"/>
      <w:r w:rsidRPr="004E51AE">
        <w:t xml:space="preserve"> </w:t>
      </w:r>
      <w:proofErr w:type="spellStart"/>
      <w:r w:rsidRPr="004E51AE">
        <w:t>lịch</w:t>
      </w:r>
      <w:proofErr w:type="spellEnd"/>
      <w:r w:rsidRPr="004E51AE">
        <w:t xml:space="preserve"> </w:t>
      </w:r>
      <w:proofErr w:type="spellStart"/>
      <w:r w:rsidRPr="004E51AE">
        <w:t>sử</w:t>
      </w:r>
      <w:proofErr w:type="spellEnd"/>
      <w:r w:rsidRPr="004E51AE">
        <w:t xml:space="preserve"> di </w:t>
      </w:r>
      <w:proofErr w:type="spellStart"/>
      <w:r w:rsidRPr="004E51AE">
        <w:t>chuyển</w:t>
      </w:r>
      <w:proofErr w:type="spellEnd"/>
      <w:r w:rsidRPr="004E51AE">
        <w:t xml:space="preserve">. Use case </w:t>
      </w:r>
      <w:proofErr w:type="spellStart"/>
      <w:r w:rsidRPr="004E51AE">
        <w:t>kết</w:t>
      </w:r>
      <w:proofErr w:type="spellEnd"/>
      <w:r w:rsidRPr="004E51AE">
        <w:t xml:space="preserve"> </w:t>
      </w:r>
      <w:proofErr w:type="spellStart"/>
      <w:r w:rsidRPr="004E51AE">
        <w:t>thúc</w:t>
      </w:r>
      <w:proofErr w:type="spellEnd"/>
      <w:r w:rsidRPr="004E51AE">
        <w:t>.</w:t>
      </w:r>
    </w:p>
    <w:p w14:paraId="22A59031" w14:textId="77777777" w:rsidR="004E51AE" w:rsidRPr="004E51AE" w:rsidRDefault="004E51AE">
      <w:pPr>
        <w:numPr>
          <w:ilvl w:val="0"/>
          <w:numId w:val="15"/>
        </w:numPr>
      </w:pPr>
      <w:proofErr w:type="spellStart"/>
      <w:r w:rsidRPr="004E51AE">
        <w:rPr>
          <w:b/>
          <w:bCs/>
        </w:rPr>
        <w:t>Luồng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sự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kiện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thay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thế</w:t>
      </w:r>
      <w:proofErr w:type="spellEnd"/>
      <w:r w:rsidRPr="004E51AE">
        <w:rPr>
          <w:b/>
          <w:bCs/>
        </w:rPr>
        <w:t xml:space="preserve"> (Alternative Flows):</w:t>
      </w:r>
    </w:p>
    <w:p w14:paraId="44995A14" w14:textId="77777777" w:rsidR="004E51AE" w:rsidRPr="004E51AE" w:rsidRDefault="004E51AE">
      <w:pPr>
        <w:numPr>
          <w:ilvl w:val="1"/>
          <w:numId w:val="16"/>
        </w:numPr>
      </w:pPr>
      <w:r w:rsidRPr="004E51AE">
        <w:rPr>
          <w:b/>
          <w:bCs/>
        </w:rPr>
        <w:t xml:space="preserve">A1: </w:t>
      </w:r>
      <w:proofErr w:type="spellStart"/>
      <w:r w:rsidRPr="004E51AE">
        <w:rPr>
          <w:b/>
          <w:bCs/>
        </w:rPr>
        <w:t>Vị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trí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Đích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không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hợp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lệ</w:t>
      </w:r>
      <w:proofErr w:type="spellEnd"/>
      <w:r w:rsidRPr="004E51AE">
        <w:rPr>
          <w:b/>
          <w:bCs/>
        </w:rPr>
        <w:t xml:space="preserve"> (</w:t>
      </w:r>
      <w:proofErr w:type="spellStart"/>
      <w:r w:rsidRPr="004E51AE">
        <w:rPr>
          <w:b/>
          <w:bCs/>
        </w:rPr>
        <w:t>Tại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bước</w:t>
      </w:r>
      <w:proofErr w:type="spellEnd"/>
      <w:r w:rsidRPr="004E51AE">
        <w:rPr>
          <w:b/>
          <w:bCs/>
        </w:rPr>
        <w:t xml:space="preserve"> 8):</w:t>
      </w:r>
    </w:p>
    <w:p w14:paraId="4A218689" w14:textId="77777777" w:rsidR="004E51AE" w:rsidRPr="004E51AE" w:rsidRDefault="004E51AE">
      <w:pPr>
        <w:numPr>
          <w:ilvl w:val="2"/>
          <w:numId w:val="16"/>
        </w:numPr>
      </w:pPr>
      <w:proofErr w:type="spellStart"/>
      <w:r w:rsidRPr="004E51AE">
        <w:t>Nếu</w:t>
      </w:r>
      <w:proofErr w:type="spellEnd"/>
      <w:r w:rsidRPr="004E51AE">
        <w:t xml:space="preserve"> 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</w:t>
      </w:r>
      <w:proofErr w:type="spellStart"/>
      <w:r w:rsidRPr="004E51AE">
        <w:t>Đích</w:t>
      </w:r>
      <w:proofErr w:type="spellEnd"/>
      <w:r w:rsidRPr="004E51AE">
        <w:t xml:space="preserve"> </w:t>
      </w:r>
      <w:proofErr w:type="spellStart"/>
      <w:r w:rsidRPr="004E51AE">
        <w:t>không</w:t>
      </w:r>
      <w:proofErr w:type="spellEnd"/>
      <w:r w:rsidRPr="004E51AE">
        <w:t xml:space="preserve"> </w:t>
      </w:r>
      <w:proofErr w:type="spellStart"/>
      <w:r w:rsidRPr="004E51AE">
        <w:t>tồn</w:t>
      </w:r>
      <w:proofErr w:type="spellEnd"/>
      <w:r w:rsidRPr="004E51AE">
        <w:t xml:space="preserve"> </w:t>
      </w:r>
      <w:proofErr w:type="spellStart"/>
      <w:r w:rsidRPr="004E51AE">
        <w:t>tại</w:t>
      </w:r>
      <w:proofErr w:type="spellEnd"/>
      <w:r w:rsidRPr="004E51AE">
        <w:t xml:space="preserve">, </w:t>
      </w:r>
      <w:proofErr w:type="spellStart"/>
      <w:r w:rsidRPr="004E51AE">
        <w:t>đã</w:t>
      </w:r>
      <w:proofErr w:type="spellEnd"/>
      <w:r w:rsidRPr="004E51AE">
        <w:t xml:space="preserve"> </w:t>
      </w:r>
      <w:proofErr w:type="spellStart"/>
      <w:r w:rsidRPr="004E51AE">
        <w:t>đầy</w:t>
      </w:r>
      <w:proofErr w:type="spellEnd"/>
      <w:r w:rsidRPr="004E51AE">
        <w:t xml:space="preserve">, </w:t>
      </w:r>
      <w:proofErr w:type="spellStart"/>
      <w:r w:rsidRPr="004E51AE">
        <w:t>hoặc</w:t>
      </w:r>
      <w:proofErr w:type="spellEnd"/>
      <w:r w:rsidRPr="004E51AE">
        <w:t xml:space="preserve"> </w:t>
      </w:r>
      <w:proofErr w:type="spellStart"/>
      <w:r w:rsidRPr="004E51AE">
        <w:t>không</w:t>
      </w:r>
      <w:proofErr w:type="spellEnd"/>
      <w:r w:rsidRPr="004E51AE">
        <w:t xml:space="preserve"> </w:t>
      </w:r>
      <w:proofErr w:type="spellStart"/>
      <w:r w:rsidRPr="004E51AE">
        <w:t>được</w:t>
      </w:r>
      <w:proofErr w:type="spellEnd"/>
      <w:r w:rsidRPr="004E51AE">
        <w:t xml:space="preserve"> </w:t>
      </w:r>
      <w:proofErr w:type="spellStart"/>
      <w:r w:rsidRPr="004E51AE">
        <w:t>cấu</w:t>
      </w:r>
      <w:proofErr w:type="spellEnd"/>
      <w:r w:rsidRPr="004E51AE">
        <w:t xml:space="preserve"> </w:t>
      </w:r>
      <w:proofErr w:type="spellStart"/>
      <w:r w:rsidRPr="004E51AE">
        <w:t>hình</w:t>
      </w:r>
      <w:proofErr w:type="spellEnd"/>
      <w:r w:rsidRPr="004E51AE">
        <w:t xml:space="preserve"> </w:t>
      </w:r>
      <w:proofErr w:type="spellStart"/>
      <w:r w:rsidRPr="004E51AE">
        <w:t>để</w:t>
      </w:r>
      <w:proofErr w:type="spellEnd"/>
      <w:r w:rsidRPr="004E51AE">
        <w:t xml:space="preserve"> </w:t>
      </w:r>
      <w:proofErr w:type="spellStart"/>
      <w:r w:rsidRPr="004E51AE">
        <w:t>chứa</w:t>
      </w:r>
      <w:proofErr w:type="spellEnd"/>
      <w:r w:rsidRPr="004E51AE">
        <w:t xml:space="preserve"> SKU </w:t>
      </w:r>
      <w:proofErr w:type="spellStart"/>
      <w:r w:rsidRPr="004E51AE">
        <w:t>này</w:t>
      </w:r>
      <w:proofErr w:type="spellEnd"/>
      <w:r w:rsidRPr="004E51AE">
        <w:t>.</w:t>
      </w:r>
    </w:p>
    <w:p w14:paraId="03330460" w14:textId="77777777" w:rsidR="004E51AE" w:rsidRDefault="004E51AE">
      <w:pPr>
        <w:numPr>
          <w:ilvl w:val="2"/>
          <w:numId w:val="16"/>
        </w:numPr>
      </w:pP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hiển</w:t>
      </w:r>
      <w:proofErr w:type="spellEnd"/>
      <w:r w:rsidRPr="004E51AE">
        <w:t xml:space="preserve"> </w:t>
      </w:r>
      <w:proofErr w:type="spellStart"/>
      <w:r w:rsidRPr="004E51AE">
        <w:t>thị</w:t>
      </w:r>
      <w:proofErr w:type="spellEnd"/>
      <w:r w:rsidRPr="004E51AE">
        <w:t xml:space="preserve"> </w:t>
      </w:r>
      <w:proofErr w:type="spellStart"/>
      <w:r w:rsidRPr="004E51AE">
        <w:t>thông</w:t>
      </w:r>
      <w:proofErr w:type="spellEnd"/>
      <w:r w:rsidRPr="004E51AE">
        <w:t xml:space="preserve"> </w:t>
      </w:r>
      <w:proofErr w:type="spellStart"/>
      <w:r w:rsidRPr="004E51AE">
        <w:t>báo</w:t>
      </w:r>
      <w:proofErr w:type="spellEnd"/>
      <w:r w:rsidRPr="004E51AE">
        <w:t xml:space="preserve"> </w:t>
      </w:r>
      <w:proofErr w:type="spellStart"/>
      <w:r w:rsidRPr="004E51AE">
        <w:t>lỗi</w:t>
      </w:r>
      <w:proofErr w:type="spellEnd"/>
      <w:r w:rsidRPr="004E51AE">
        <w:t xml:space="preserve"> (VD: "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[XYZ] </w:t>
      </w:r>
      <w:proofErr w:type="spellStart"/>
      <w:r w:rsidRPr="004E51AE">
        <w:t>đã</w:t>
      </w:r>
      <w:proofErr w:type="spellEnd"/>
      <w:r w:rsidRPr="004E51AE">
        <w:t xml:space="preserve"> </w:t>
      </w:r>
      <w:proofErr w:type="spellStart"/>
      <w:r w:rsidRPr="004E51AE">
        <w:t>đầy</w:t>
      </w:r>
      <w:proofErr w:type="spellEnd"/>
      <w:r w:rsidRPr="004E51AE">
        <w:t xml:space="preserve">. Vui </w:t>
      </w:r>
      <w:proofErr w:type="spellStart"/>
      <w:r w:rsidRPr="004E51AE">
        <w:t>lòng</w:t>
      </w:r>
      <w:proofErr w:type="spellEnd"/>
      <w:r w:rsidRPr="004E51AE">
        <w:t xml:space="preserve"> </w:t>
      </w:r>
      <w:proofErr w:type="spellStart"/>
      <w:r w:rsidRPr="004E51AE">
        <w:t>chọn</w:t>
      </w:r>
      <w:proofErr w:type="spellEnd"/>
      <w:r w:rsidRPr="004E51AE">
        <w:t xml:space="preserve"> </w:t>
      </w:r>
      <w:proofErr w:type="spellStart"/>
      <w:r w:rsidRPr="004E51AE">
        <w:t>vị</w:t>
      </w:r>
      <w:proofErr w:type="spellEnd"/>
      <w:r w:rsidRPr="004E51AE">
        <w:t xml:space="preserve"> </w:t>
      </w:r>
      <w:proofErr w:type="spellStart"/>
      <w:r w:rsidRPr="004E51AE">
        <w:t>trí</w:t>
      </w:r>
      <w:proofErr w:type="spellEnd"/>
      <w:r w:rsidRPr="004E51AE">
        <w:t xml:space="preserve"> </w:t>
      </w:r>
      <w:proofErr w:type="spellStart"/>
      <w:r w:rsidRPr="004E51AE">
        <w:t>khác</w:t>
      </w:r>
      <w:proofErr w:type="spellEnd"/>
      <w:r w:rsidRPr="004E51AE">
        <w:t xml:space="preserve">.") </w:t>
      </w:r>
      <w:proofErr w:type="spellStart"/>
      <w:r w:rsidRPr="004E51AE">
        <w:t>và</w:t>
      </w:r>
      <w:proofErr w:type="spellEnd"/>
      <w:r w:rsidRPr="004E51AE">
        <w:t xml:space="preserve"> </w:t>
      </w:r>
      <w:proofErr w:type="spellStart"/>
      <w:r w:rsidRPr="004E51AE">
        <w:t>giữ</w:t>
      </w:r>
      <w:proofErr w:type="spellEnd"/>
      <w:r w:rsidRPr="004E51AE">
        <w:t xml:space="preserve"> </w:t>
      </w:r>
      <w:proofErr w:type="spellStart"/>
      <w:r w:rsidRPr="004E51AE">
        <w:t>nguyên</w:t>
      </w:r>
      <w:proofErr w:type="spellEnd"/>
      <w:r w:rsidRPr="004E51AE">
        <w:t xml:space="preserve"> ở </w:t>
      </w:r>
      <w:proofErr w:type="spellStart"/>
      <w:r w:rsidRPr="004E51AE">
        <w:t>bước</w:t>
      </w:r>
      <w:proofErr w:type="spellEnd"/>
      <w:r w:rsidRPr="004E51AE">
        <w:t xml:space="preserve"> 6.</w:t>
      </w:r>
    </w:p>
    <w:p w14:paraId="3EEE05D3" w14:textId="190B6F90" w:rsidR="00456ED3" w:rsidRDefault="00456ED3">
      <w:pPr>
        <w:numPr>
          <w:ilvl w:val="0"/>
          <w:numId w:val="16"/>
        </w:numPr>
      </w:pPr>
      <w:proofErr w:type="spellStart"/>
      <w:r w:rsidRPr="00417DCE">
        <w:rPr>
          <w:b/>
          <w:bCs/>
        </w:rPr>
        <w:t>Biểu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đồ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Tuần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minh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họa</w:t>
      </w:r>
      <w:proofErr w:type="spellEnd"/>
      <w:r w:rsidRPr="00417DCE">
        <w:rPr>
          <w:b/>
          <w:bCs/>
        </w:rPr>
        <w:t xml:space="preserve"> (Sequence Diagram):</w:t>
      </w:r>
    </w:p>
    <w:p w14:paraId="35F79E15" w14:textId="0CB99276" w:rsidR="00456ED3" w:rsidRPr="004E51AE" w:rsidRDefault="004A5B7B" w:rsidP="00456ED3">
      <w:r w:rsidRPr="004A5B7B">
        <w:rPr>
          <w:noProof/>
        </w:rPr>
        <w:lastRenderedPageBreak/>
        <w:drawing>
          <wp:inline distT="0" distB="0" distL="0" distR="0" wp14:anchorId="4634782E" wp14:editId="7F7FB53D">
            <wp:extent cx="5943600" cy="6320790"/>
            <wp:effectExtent l="0" t="0" r="0" b="3810"/>
            <wp:docPr id="1566655564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55564" name="Picture 1" descr="A diagram of a projec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78BE" w14:textId="2CACB40C" w:rsidR="004E51AE" w:rsidRPr="004E51AE" w:rsidRDefault="004E51AE" w:rsidP="008C7E52">
      <w:pPr>
        <w:pStyle w:val="Heading3"/>
      </w:pPr>
      <w:bookmarkStart w:id="50" w:name="_Toc214055713"/>
      <w:r w:rsidRPr="004E51AE">
        <w:t>3.2.</w:t>
      </w:r>
      <w:r w:rsidR="00D33083">
        <w:t>7</w:t>
      </w:r>
      <w:r w:rsidRPr="004E51AE">
        <w:t>. UC-0</w:t>
      </w:r>
      <w:r w:rsidR="00D33083">
        <w:t>7</w:t>
      </w:r>
      <w:r w:rsidRPr="004E51AE">
        <w:t xml:space="preserve">: </w:t>
      </w:r>
      <w:proofErr w:type="spellStart"/>
      <w:r w:rsidRPr="004E51AE">
        <w:t>Gửi</w:t>
      </w:r>
      <w:proofErr w:type="spellEnd"/>
      <w:r w:rsidRPr="004E51AE">
        <w:t xml:space="preserve"> </w:t>
      </w:r>
      <w:proofErr w:type="spellStart"/>
      <w:r w:rsidRPr="004E51AE">
        <w:t>Cảnh</w:t>
      </w:r>
      <w:proofErr w:type="spellEnd"/>
      <w:r w:rsidRPr="004E51AE">
        <w:t xml:space="preserve"> </w:t>
      </w:r>
      <w:proofErr w:type="spellStart"/>
      <w:r w:rsidRPr="004E51AE">
        <w:t>báo</w:t>
      </w:r>
      <w:proofErr w:type="spellEnd"/>
      <w:r w:rsidRPr="004E51AE">
        <w:t xml:space="preserve"> </w:t>
      </w:r>
      <w:proofErr w:type="spellStart"/>
      <w:r w:rsidRPr="004E51AE">
        <w:t>Tồn</w:t>
      </w:r>
      <w:proofErr w:type="spellEnd"/>
      <w:r w:rsidRPr="004E51AE">
        <w:t xml:space="preserve"> </w:t>
      </w:r>
      <w:proofErr w:type="spellStart"/>
      <w:r w:rsidRPr="004E51AE">
        <w:t>kho</w:t>
      </w:r>
      <w:proofErr w:type="spellEnd"/>
      <w:r w:rsidRPr="004E51AE">
        <w:t xml:space="preserve"> (Store Warning)</w:t>
      </w:r>
      <w:bookmarkEnd w:id="50"/>
    </w:p>
    <w:p w14:paraId="1F93EEC3" w14:textId="77777777" w:rsidR="004E51AE" w:rsidRPr="004E51AE" w:rsidRDefault="004E51AE">
      <w:pPr>
        <w:numPr>
          <w:ilvl w:val="0"/>
          <w:numId w:val="17"/>
        </w:numPr>
      </w:pPr>
      <w:proofErr w:type="spellStart"/>
      <w:r w:rsidRPr="004E51AE">
        <w:rPr>
          <w:b/>
          <w:bCs/>
        </w:rPr>
        <w:t>Mô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tả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ngắn</w:t>
      </w:r>
      <w:proofErr w:type="spellEnd"/>
      <w:r w:rsidRPr="004E51AE">
        <w:rPr>
          <w:b/>
          <w:bCs/>
        </w:rPr>
        <w:t>:</w:t>
      </w:r>
      <w:r w:rsidRPr="004E51AE">
        <w:t xml:space="preserve"> </w:t>
      </w:r>
      <w:proofErr w:type="spellStart"/>
      <w:r w:rsidRPr="004E51AE">
        <w:t>Chức</w:t>
      </w:r>
      <w:proofErr w:type="spellEnd"/>
      <w:r w:rsidRPr="004E51AE">
        <w:t xml:space="preserve"> </w:t>
      </w:r>
      <w:proofErr w:type="spellStart"/>
      <w:r w:rsidRPr="004E51AE">
        <w:t>năng</w:t>
      </w:r>
      <w:proofErr w:type="spellEnd"/>
      <w:r w:rsidRPr="004E51AE">
        <w:t xml:space="preserve"> </w:t>
      </w:r>
      <w:proofErr w:type="spellStart"/>
      <w:r w:rsidRPr="004E51AE">
        <w:t>cho</w:t>
      </w:r>
      <w:proofErr w:type="spellEnd"/>
      <w:r w:rsidRPr="004E51AE">
        <w:t xml:space="preserve"> </w:t>
      </w:r>
      <w:proofErr w:type="spellStart"/>
      <w:r w:rsidRPr="004E51AE">
        <w:t>phép</w:t>
      </w:r>
      <w:proofErr w:type="spellEnd"/>
      <w:r w:rsidRPr="004E51AE">
        <w:t xml:space="preserve"> </w:t>
      </w: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tự</w:t>
      </w:r>
      <w:proofErr w:type="spellEnd"/>
      <w:r w:rsidRPr="004E51AE">
        <w:t xml:space="preserve"> </w:t>
      </w:r>
      <w:proofErr w:type="spellStart"/>
      <w:r w:rsidRPr="004E51AE">
        <w:t>động</w:t>
      </w:r>
      <w:proofErr w:type="spellEnd"/>
      <w:r w:rsidRPr="004E51AE">
        <w:t xml:space="preserve"> </w:t>
      </w:r>
      <w:proofErr w:type="spellStart"/>
      <w:r w:rsidRPr="004E51AE">
        <w:t>quét</w:t>
      </w:r>
      <w:proofErr w:type="spellEnd"/>
      <w:r w:rsidRPr="004E51AE">
        <w:t xml:space="preserve"> </w:t>
      </w:r>
      <w:proofErr w:type="spellStart"/>
      <w:r w:rsidRPr="004E51AE">
        <w:t>và</w:t>
      </w:r>
      <w:proofErr w:type="spellEnd"/>
      <w:r w:rsidRPr="004E51AE">
        <w:t xml:space="preserve"> </w:t>
      </w:r>
      <w:proofErr w:type="spellStart"/>
      <w:r w:rsidRPr="004E51AE">
        <w:t>gửi</w:t>
      </w:r>
      <w:proofErr w:type="spellEnd"/>
      <w:r w:rsidRPr="004E51AE">
        <w:t xml:space="preserve"> </w:t>
      </w:r>
      <w:proofErr w:type="spellStart"/>
      <w:r w:rsidRPr="004E51AE">
        <w:t>các</w:t>
      </w:r>
      <w:proofErr w:type="spellEnd"/>
      <w:r w:rsidRPr="004E51AE">
        <w:t xml:space="preserve"> </w:t>
      </w:r>
      <w:proofErr w:type="spellStart"/>
      <w:r w:rsidRPr="004E51AE">
        <w:t>cảnh</w:t>
      </w:r>
      <w:proofErr w:type="spellEnd"/>
      <w:r w:rsidRPr="004E51AE">
        <w:t xml:space="preserve"> </w:t>
      </w:r>
      <w:proofErr w:type="spellStart"/>
      <w:r w:rsidRPr="004E51AE">
        <w:t>báo</w:t>
      </w:r>
      <w:proofErr w:type="spellEnd"/>
      <w:r w:rsidRPr="004E51AE">
        <w:t xml:space="preserve"> </w:t>
      </w:r>
      <w:proofErr w:type="spellStart"/>
      <w:r w:rsidRPr="004E51AE">
        <w:t>quan</w:t>
      </w:r>
      <w:proofErr w:type="spellEnd"/>
      <w:r w:rsidRPr="004E51AE">
        <w:t xml:space="preserve"> </w:t>
      </w:r>
      <w:proofErr w:type="spellStart"/>
      <w:r w:rsidRPr="004E51AE">
        <w:t>trọng</w:t>
      </w:r>
      <w:proofErr w:type="spellEnd"/>
      <w:r w:rsidRPr="004E51AE">
        <w:t xml:space="preserve"> (</w:t>
      </w:r>
      <w:proofErr w:type="spellStart"/>
      <w:r w:rsidRPr="004E51AE">
        <w:t>ví</w:t>
      </w:r>
      <w:proofErr w:type="spellEnd"/>
      <w:r w:rsidRPr="004E51AE">
        <w:t xml:space="preserve"> </w:t>
      </w:r>
      <w:proofErr w:type="spellStart"/>
      <w:r w:rsidRPr="004E51AE">
        <w:t>dụ</w:t>
      </w:r>
      <w:proofErr w:type="spellEnd"/>
      <w:r w:rsidRPr="004E51AE">
        <w:t xml:space="preserve">: </w:t>
      </w:r>
      <w:proofErr w:type="spellStart"/>
      <w:r w:rsidRPr="004E51AE">
        <w:t>hàng</w:t>
      </w:r>
      <w:proofErr w:type="spellEnd"/>
      <w:r w:rsidRPr="004E51AE">
        <w:t xml:space="preserve"> </w:t>
      </w:r>
      <w:proofErr w:type="spellStart"/>
      <w:r w:rsidRPr="004E51AE">
        <w:t>sắp</w:t>
      </w:r>
      <w:proofErr w:type="spellEnd"/>
      <w:r w:rsidRPr="004E51AE">
        <w:t xml:space="preserve"> </w:t>
      </w:r>
      <w:proofErr w:type="spellStart"/>
      <w:r w:rsidRPr="004E51AE">
        <w:t>hết</w:t>
      </w:r>
      <w:proofErr w:type="spellEnd"/>
      <w:r w:rsidRPr="004E51AE">
        <w:t xml:space="preserve"> </w:t>
      </w:r>
      <w:proofErr w:type="spellStart"/>
      <w:r w:rsidRPr="004E51AE">
        <w:t>hạn</w:t>
      </w:r>
      <w:proofErr w:type="spellEnd"/>
      <w:r w:rsidRPr="004E51AE">
        <w:t xml:space="preserve">, </w:t>
      </w:r>
      <w:proofErr w:type="spellStart"/>
      <w:r w:rsidRPr="004E51AE">
        <w:t>tồn</w:t>
      </w:r>
      <w:proofErr w:type="spellEnd"/>
      <w:r w:rsidRPr="004E51AE">
        <w:t xml:space="preserve"> </w:t>
      </w:r>
      <w:proofErr w:type="spellStart"/>
      <w:r w:rsidRPr="004E51AE">
        <w:t>kho</w:t>
      </w:r>
      <w:proofErr w:type="spellEnd"/>
      <w:r w:rsidRPr="004E51AE">
        <w:t xml:space="preserve"> </w:t>
      </w:r>
      <w:proofErr w:type="spellStart"/>
      <w:r w:rsidRPr="004E51AE">
        <w:t>dưới</w:t>
      </w:r>
      <w:proofErr w:type="spellEnd"/>
      <w:r w:rsidRPr="004E51AE">
        <w:t xml:space="preserve"> </w:t>
      </w:r>
      <w:proofErr w:type="spellStart"/>
      <w:r w:rsidRPr="004E51AE">
        <w:t>mức</w:t>
      </w:r>
      <w:proofErr w:type="spellEnd"/>
      <w:r w:rsidRPr="004E51AE">
        <w:t xml:space="preserve"> </w:t>
      </w:r>
      <w:proofErr w:type="spellStart"/>
      <w:r w:rsidRPr="004E51AE">
        <w:t>tối</w:t>
      </w:r>
      <w:proofErr w:type="spellEnd"/>
      <w:r w:rsidRPr="004E51AE">
        <w:t xml:space="preserve"> </w:t>
      </w:r>
      <w:proofErr w:type="spellStart"/>
      <w:r w:rsidRPr="004E51AE">
        <w:t>thiểu</w:t>
      </w:r>
      <w:proofErr w:type="spellEnd"/>
      <w:r w:rsidRPr="004E51AE">
        <w:t xml:space="preserve">) </w:t>
      </w:r>
      <w:proofErr w:type="spellStart"/>
      <w:r w:rsidRPr="004E51AE">
        <w:t>đến</w:t>
      </w:r>
      <w:proofErr w:type="spellEnd"/>
      <w:r w:rsidRPr="004E51AE">
        <w:t xml:space="preserve"> </w:t>
      </w:r>
      <w:proofErr w:type="spellStart"/>
      <w:r w:rsidRPr="004E51AE">
        <w:t>các</w:t>
      </w:r>
      <w:proofErr w:type="spellEnd"/>
      <w:r w:rsidRPr="004E51AE">
        <w:t xml:space="preserve"> Actor </w:t>
      </w:r>
      <w:proofErr w:type="spellStart"/>
      <w:r w:rsidRPr="004E51AE">
        <w:t>liên</w:t>
      </w:r>
      <w:proofErr w:type="spellEnd"/>
      <w:r w:rsidRPr="004E51AE">
        <w:t xml:space="preserve"> </w:t>
      </w:r>
      <w:proofErr w:type="spellStart"/>
      <w:r w:rsidRPr="004E51AE">
        <w:t>quan</w:t>
      </w:r>
      <w:proofErr w:type="spellEnd"/>
      <w:r w:rsidRPr="004E51AE">
        <w:t>.</w:t>
      </w:r>
    </w:p>
    <w:p w14:paraId="093B823D" w14:textId="3C9477A1" w:rsidR="004E51AE" w:rsidRPr="004E51AE" w:rsidRDefault="004E51AE">
      <w:pPr>
        <w:numPr>
          <w:ilvl w:val="0"/>
          <w:numId w:val="17"/>
        </w:numPr>
      </w:pPr>
      <w:r w:rsidRPr="004E51AE">
        <w:rPr>
          <w:b/>
          <w:bCs/>
        </w:rPr>
        <w:t xml:space="preserve">Actor </w:t>
      </w:r>
      <w:proofErr w:type="spellStart"/>
      <w:r w:rsidRPr="004E51AE">
        <w:rPr>
          <w:b/>
          <w:bCs/>
        </w:rPr>
        <w:t>chính</w:t>
      </w:r>
      <w:proofErr w:type="spellEnd"/>
      <w:r w:rsidRPr="004E51AE">
        <w:rPr>
          <w:b/>
          <w:bCs/>
        </w:rPr>
        <w:t>:</w:t>
      </w:r>
      <w:r w:rsidRPr="004E51AE">
        <w:t xml:space="preserve"> </w:t>
      </w: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(System). </w:t>
      </w:r>
    </w:p>
    <w:p w14:paraId="4B001801" w14:textId="77777777" w:rsidR="004E51AE" w:rsidRPr="004E51AE" w:rsidRDefault="004E51AE">
      <w:pPr>
        <w:numPr>
          <w:ilvl w:val="0"/>
          <w:numId w:val="17"/>
        </w:numPr>
      </w:pPr>
      <w:r w:rsidRPr="004E51AE">
        <w:rPr>
          <w:b/>
          <w:bCs/>
        </w:rPr>
        <w:t xml:space="preserve">Actor </w:t>
      </w:r>
      <w:proofErr w:type="spellStart"/>
      <w:r w:rsidRPr="004E51AE">
        <w:rPr>
          <w:b/>
          <w:bCs/>
        </w:rPr>
        <w:t>phụ</w:t>
      </w:r>
      <w:proofErr w:type="spellEnd"/>
      <w:r w:rsidRPr="004E51AE">
        <w:rPr>
          <w:b/>
          <w:bCs/>
        </w:rPr>
        <w:t xml:space="preserve"> (</w:t>
      </w:r>
      <w:proofErr w:type="spellStart"/>
      <w:r w:rsidRPr="004E51AE">
        <w:rPr>
          <w:b/>
          <w:bCs/>
        </w:rPr>
        <w:t>Người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nhận</w:t>
      </w:r>
      <w:proofErr w:type="spellEnd"/>
      <w:r w:rsidRPr="004E51AE">
        <w:rPr>
          <w:b/>
          <w:bCs/>
        </w:rPr>
        <w:t>):</w:t>
      </w:r>
      <w:r w:rsidRPr="004E51AE">
        <w:t xml:space="preserve"> Quản </w:t>
      </w:r>
      <w:proofErr w:type="spellStart"/>
      <w:r w:rsidRPr="004E51AE">
        <w:t>lý</w:t>
      </w:r>
      <w:proofErr w:type="spellEnd"/>
      <w:r w:rsidRPr="004E51AE">
        <w:t xml:space="preserve"> Kho (Admin).</w:t>
      </w:r>
    </w:p>
    <w:p w14:paraId="5DA5C0E4" w14:textId="11752A63" w:rsidR="004E51AE" w:rsidRPr="004E51AE" w:rsidRDefault="004E51AE">
      <w:pPr>
        <w:numPr>
          <w:ilvl w:val="0"/>
          <w:numId w:val="17"/>
        </w:numPr>
      </w:pPr>
      <w:proofErr w:type="spellStart"/>
      <w:r w:rsidRPr="004E51AE">
        <w:rPr>
          <w:b/>
          <w:bCs/>
        </w:rPr>
        <w:t>Điều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kiện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tiên</w:t>
      </w:r>
      <w:proofErr w:type="spellEnd"/>
      <w:r w:rsidRPr="004E51AE">
        <w:rPr>
          <w:b/>
          <w:bCs/>
        </w:rPr>
        <w:t xml:space="preserve"> </w:t>
      </w:r>
      <w:proofErr w:type="spellStart"/>
      <w:proofErr w:type="gramStart"/>
      <w:r w:rsidRPr="004E51AE">
        <w:rPr>
          <w:b/>
          <w:bCs/>
        </w:rPr>
        <w:t>quyết:</w:t>
      </w:r>
      <w:r w:rsidRPr="004E51AE">
        <w:t>Không</w:t>
      </w:r>
      <w:proofErr w:type="spellEnd"/>
      <w:proofErr w:type="gramEnd"/>
      <w:r w:rsidRPr="004E51AE">
        <w:t xml:space="preserve"> </w:t>
      </w:r>
      <w:proofErr w:type="spellStart"/>
      <w:r w:rsidRPr="004E51AE">
        <w:t>có</w:t>
      </w:r>
      <w:proofErr w:type="spellEnd"/>
      <w:r w:rsidRPr="004E51AE">
        <w:t xml:space="preserve"> </w:t>
      </w:r>
    </w:p>
    <w:p w14:paraId="3AE5E590" w14:textId="77777777" w:rsidR="004E51AE" w:rsidRPr="004E51AE" w:rsidRDefault="004E51AE">
      <w:pPr>
        <w:numPr>
          <w:ilvl w:val="0"/>
          <w:numId w:val="17"/>
        </w:numPr>
      </w:pPr>
      <w:proofErr w:type="spellStart"/>
      <w:r w:rsidRPr="004E51AE">
        <w:rPr>
          <w:b/>
          <w:bCs/>
        </w:rPr>
        <w:lastRenderedPageBreak/>
        <w:t>Luồng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sự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kiện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chính</w:t>
      </w:r>
      <w:proofErr w:type="spellEnd"/>
      <w:r w:rsidRPr="004E51AE">
        <w:rPr>
          <w:b/>
          <w:bCs/>
        </w:rPr>
        <w:t xml:space="preserve"> (Main Flow):</w:t>
      </w:r>
    </w:p>
    <w:p w14:paraId="20A48D05" w14:textId="77777777" w:rsidR="004E51AE" w:rsidRPr="004E51AE" w:rsidRDefault="004E51AE">
      <w:pPr>
        <w:numPr>
          <w:ilvl w:val="1"/>
          <w:numId w:val="17"/>
        </w:numPr>
      </w:pP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thực</w:t>
      </w:r>
      <w:proofErr w:type="spellEnd"/>
      <w:r w:rsidRPr="004E51AE">
        <w:t xml:space="preserve"> </w:t>
      </w:r>
      <w:proofErr w:type="spellStart"/>
      <w:r w:rsidRPr="004E51AE">
        <w:t>hiện</w:t>
      </w:r>
      <w:proofErr w:type="spellEnd"/>
      <w:r w:rsidRPr="004E51AE">
        <w:t xml:space="preserve"> </w:t>
      </w:r>
      <w:proofErr w:type="spellStart"/>
      <w:r w:rsidRPr="004E51AE">
        <w:t>quét</w:t>
      </w:r>
      <w:proofErr w:type="spellEnd"/>
      <w:r w:rsidRPr="004E51AE">
        <w:t xml:space="preserve"> CSDL (</w:t>
      </w:r>
      <w:proofErr w:type="spellStart"/>
      <w:r w:rsidRPr="004E51AE">
        <w:t>ví</w:t>
      </w:r>
      <w:proofErr w:type="spellEnd"/>
      <w:r w:rsidRPr="004E51AE">
        <w:t xml:space="preserve"> </w:t>
      </w:r>
      <w:proofErr w:type="spellStart"/>
      <w:r w:rsidRPr="004E51AE">
        <w:t>dụ</w:t>
      </w:r>
      <w:proofErr w:type="spellEnd"/>
      <w:r w:rsidRPr="004E51AE">
        <w:t xml:space="preserve">: </w:t>
      </w:r>
      <w:proofErr w:type="spellStart"/>
      <w:r w:rsidRPr="004E51AE">
        <w:t>quét</w:t>
      </w:r>
      <w:proofErr w:type="spellEnd"/>
      <w:r w:rsidRPr="004E51AE">
        <w:t xml:space="preserve"> </w:t>
      </w:r>
      <w:proofErr w:type="spellStart"/>
      <w:r w:rsidRPr="004E51AE">
        <w:t>hàng</w:t>
      </w:r>
      <w:proofErr w:type="spellEnd"/>
      <w:r w:rsidRPr="004E51AE">
        <w:t xml:space="preserve"> </w:t>
      </w:r>
      <w:proofErr w:type="spellStart"/>
      <w:r w:rsidRPr="004E51AE">
        <w:t>ngày</w:t>
      </w:r>
      <w:proofErr w:type="spellEnd"/>
      <w:r w:rsidRPr="004E51AE">
        <w:t xml:space="preserve"> </w:t>
      </w:r>
      <w:proofErr w:type="spellStart"/>
      <w:r w:rsidRPr="004E51AE">
        <w:t>vào</w:t>
      </w:r>
      <w:proofErr w:type="spellEnd"/>
      <w:r w:rsidRPr="004E51AE">
        <w:t xml:space="preserve"> 8:00 </w:t>
      </w:r>
      <w:proofErr w:type="spellStart"/>
      <w:r w:rsidRPr="004E51AE">
        <w:t>sáng</w:t>
      </w:r>
      <w:proofErr w:type="spellEnd"/>
      <w:r w:rsidRPr="004E51AE">
        <w:t>).</w:t>
      </w:r>
    </w:p>
    <w:p w14:paraId="63C2CC23" w14:textId="1E013B59" w:rsidR="004E51AE" w:rsidRPr="004E51AE" w:rsidRDefault="004E51AE">
      <w:pPr>
        <w:numPr>
          <w:ilvl w:val="1"/>
          <w:numId w:val="17"/>
        </w:numPr>
      </w:pP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kiểm</w:t>
      </w:r>
      <w:proofErr w:type="spellEnd"/>
      <w:r w:rsidRPr="004E51AE">
        <w:t xml:space="preserve"> </w:t>
      </w:r>
      <w:proofErr w:type="spellStart"/>
      <w:r w:rsidRPr="004E51AE">
        <w:t>tra</w:t>
      </w:r>
      <w:proofErr w:type="spellEnd"/>
      <w:r w:rsidRPr="004E51AE">
        <w:t xml:space="preserve"> </w:t>
      </w:r>
      <w:proofErr w:type="spellStart"/>
      <w:r w:rsidRPr="004E51AE">
        <w:t>các</w:t>
      </w:r>
      <w:proofErr w:type="spellEnd"/>
      <w:r w:rsidRPr="004E51AE">
        <w:t xml:space="preserve"> </w:t>
      </w:r>
      <w:proofErr w:type="spellStart"/>
      <w:r w:rsidRPr="004E51AE">
        <w:t>điều</w:t>
      </w:r>
      <w:proofErr w:type="spellEnd"/>
      <w:r w:rsidRPr="004E51AE">
        <w:t xml:space="preserve"> </w:t>
      </w:r>
      <w:proofErr w:type="spellStart"/>
      <w:r w:rsidRPr="004E51AE">
        <w:t>kiện</w:t>
      </w:r>
      <w:proofErr w:type="spellEnd"/>
      <w:r w:rsidRPr="004E51AE">
        <w:t xml:space="preserve"> </w:t>
      </w:r>
      <w:proofErr w:type="spellStart"/>
      <w:r w:rsidRPr="004E51AE">
        <w:t>cảnh</w:t>
      </w:r>
      <w:proofErr w:type="spellEnd"/>
      <w:r w:rsidRPr="004E51AE">
        <w:t xml:space="preserve"> </w:t>
      </w:r>
      <w:proofErr w:type="spellStart"/>
      <w:r w:rsidRPr="004E51AE">
        <w:t>báo</w:t>
      </w:r>
      <w:proofErr w:type="spellEnd"/>
      <w:r w:rsidRPr="004E51AE">
        <w:t xml:space="preserve"> </w:t>
      </w:r>
      <w:proofErr w:type="spellStart"/>
      <w:r w:rsidRPr="004E51AE">
        <w:t>đã</w:t>
      </w:r>
      <w:proofErr w:type="spellEnd"/>
      <w:r w:rsidRPr="004E51AE">
        <w:t xml:space="preserve"> </w:t>
      </w:r>
      <w:proofErr w:type="spellStart"/>
      <w:r w:rsidRPr="004E51AE">
        <w:t>được</w:t>
      </w:r>
      <w:proofErr w:type="spellEnd"/>
      <w:r w:rsidRPr="004E51AE">
        <w:t xml:space="preserve"> </w:t>
      </w:r>
      <w:proofErr w:type="spellStart"/>
      <w:r w:rsidRPr="004E51AE">
        <w:t>cấu</w:t>
      </w:r>
      <w:proofErr w:type="spellEnd"/>
      <w:r w:rsidRPr="004E51AE">
        <w:t xml:space="preserve"> </w:t>
      </w:r>
      <w:proofErr w:type="spellStart"/>
      <w:r w:rsidRPr="004E51AE">
        <w:t>hình</w:t>
      </w:r>
      <w:proofErr w:type="spellEnd"/>
      <w:r w:rsidRPr="004E51AE">
        <w:t xml:space="preserve"> </w:t>
      </w:r>
    </w:p>
    <w:p w14:paraId="431E33F4" w14:textId="4D411196" w:rsidR="004E51AE" w:rsidRPr="004E51AE" w:rsidRDefault="004E51AE">
      <w:pPr>
        <w:numPr>
          <w:ilvl w:val="1"/>
          <w:numId w:val="17"/>
        </w:numPr>
      </w:pPr>
      <w:r w:rsidRPr="004E51AE">
        <w:t xml:space="preserve">Khi </w:t>
      </w:r>
      <w:proofErr w:type="spellStart"/>
      <w:r w:rsidRPr="004E51AE">
        <w:t>phát</w:t>
      </w:r>
      <w:proofErr w:type="spellEnd"/>
      <w:r w:rsidRPr="004E51AE">
        <w:t xml:space="preserve"> </w:t>
      </w:r>
      <w:proofErr w:type="spellStart"/>
      <w:r w:rsidRPr="004E51AE">
        <w:t>hiện</w:t>
      </w:r>
      <w:proofErr w:type="spellEnd"/>
      <w:r w:rsidRPr="004E51AE">
        <w:t xml:space="preserve"> </w:t>
      </w:r>
      <w:proofErr w:type="spellStart"/>
      <w:r w:rsidRPr="004E51AE">
        <w:t>một</w:t>
      </w:r>
      <w:proofErr w:type="spellEnd"/>
      <w:r w:rsidRPr="004E51AE">
        <w:t xml:space="preserve"> </w:t>
      </w:r>
      <w:proofErr w:type="spellStart"/>
      <w:r w:rsidRPr="004E51AE">
        <w:t>điều</w:t>
      </w:r>
      <w:proofErr w:type="spellEnd"/>
      <w:r w:rsidRPr="004E51AE">
        <w:t xml:space="preserve"> </w:t>
      </w:r>
      <w:proofErr w:type="spellStart"/>
      <w:r w:rsidRPr="004E51AE">
        <w:t>kiện</w:t>
      </w:r>
      <w:proofErr w:type="spellEnd"/>
      <w:r w:rsidRPr="004E51AE">
        <w:t xml:space="preserve"> vi </w:t>
      </w:r>
      <w:proofErr w:type="spellStart"/>
      <w:r w:rsidRPr="004E51AE">
        <w:t>phạm</w:t>
      </w:r>
      <w:proofErr w:type="spellEnd"/>
      <w:r w:rsidRPr="004E51AE">
        <w:t xml:space="preserve"> </w:t>
      </w:r>
    </w:p>
    <w:p w14:paraId="78BBFE4A" w14:textId="77777777" w:rsidR="004E51AE" w:rsidRPr="004E51AE" w:rsidRDefault="004E51AE">
      <w:pPr>
        <w:numPr>
          <w:ilvl w:val="1"/>
          <w:numId w:val="17"/>
        </w:numPr>
      </w:pP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tạo</w:t>
      </w:r>
      <w:proofErr w:type="spellEnd"/>
      <w:r w:rsidRPr="004E51AE">
        <w:t xml:space="preserve"> </w:t>
      </w:r>
      <w:proofErr w:type="spellStart"/>
      <w:r w:rsidRPr="004E51AE">
        <w:t>một</w:t>
      </w:r>
      <w:proofErr w:type="spellEnd"/>
      <w:r w:rsidRPr="004E51AE">
        <w:t xml:space="preserve"> </w:t>
      </w:r>
      <w:proofErr w:type="spellStart"/>
      <w:r w:rsidRPr="004E51AE">
        <w:t>bản</w:t>
      </w:r>
      <w:proofErr w:type="spellEnd"/>
      <w:r w:rsidRPr="004E51AE">
        <w:t xml:space="preserve"> </w:t>
      </w:r>
      <w:proofErr w:type="spellStart"/>
      <w:r w:rsidRPr="004E51AE">
        <w:t>ghi</w:t>
      </w:r>
      <w:proofErr w:type="spellEnd"/>
      <w:r w:rsidRPr="004E51AE">
        <w:t xml:space="preserve"> </w:t>
      </w:r>
      <w:proofErr w:type="spellStart"/>
      <w:r w:rsidRPr="004E51AE">
        <w:t>cảnh</w:t>
      </w:r>
      <w:proofErr w:type="spellEnd"/>
      <w:r w:rsidRPr="004E51AE">
        <w:t xml:space="preserve"> </w:t>
      </w:r>
      <w:proofErr w:type="spellStart"/>
      <w:r w:rsidRPr="004E51AE">
        <w:t>báo</w:t>
      </w:r>
      <w:proofErr w:type="spellEnd"/>
      <w:r w:rsidRPr="004E51AE">
        <w:t>.</w:t>
      </w:r>
    </w:p>
    <w:p w14:paraId="5F17573D" w14:textId="77777777" w:rsidR="004E51AE" w:rsidRPr="004E51AE" w:rsidRDefault="004E51AE">
      <w:pPr>
        <w:numPr>
          <w:ilvl w:val="1"/>
          <w:numId w:val="17"/>
        </w:numPr>
      </w:pP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gửi</w:t>
      </w:r>
      <w:proofErr w:type="spellEnd"/>
      <w:r w:rsidRPr="004E51AE">
        <w:t xml:space="preserve"> </w:t>
      </w:r>
      <w:proofErr w:type="spellStart"/>
      <w:r w:rsidRPr="004E51AE">
        <w:t>thông</w:t>
      </w:r>
      <w:proofErr w:type="spellEnd"/>
      <w:r w:rsidRPr="004E51AE">
        <w:t xml:space="preserve"> </w:t>
      </w:r>
      <w:proofErr w:type="spellStart"/>
      <w:r w:rsidRPr="004E51AE">
        <w:t>báo</w:t>
      </w:r>
      <w:proofErr w:type="spellEnd"/>
      <w:r w:rsidRPr="004E51AE">
        <w:t xml:space="preserve"> (</w:t>
      </w:r>
      <w:proofErr w:type="spellStart"/>
      <w:r w:rsidRPr="004E51AE">
        <w:t>dưới</w:t>
      </w:r>
      <w:proofErr w:type="spellEnd"/>
      <w:r w:rsidRPr="004E51AE">
        <w:t xml:space="preserve"> </w:t>
      </w:r>
      <w:proofErr w:type="spellStart"/>
      <w:r w:rsidRPr="004E51AE">
        <w:t>dạng</w:t>
      </w:r>
      <w:proofErr w:type="spellEnd"/>
      <w:r w:rsidRPr="004E51AE">
        <w:t xml:space="preserve"> </w:t>
      </w:r>
      <w:proofErr w:type="spellStart"/>
      <w:r w:rsidRPr="004E51AE">
        <w:t>thông</w:t>
      </w:r>
      <w:proofErr w:type="spellEnd"/>
      <w:r w:rsidRPr="004E51AE">
        <w:t xml:space="preserve"> </w:t>
      </w:r>
      <w:proofErr w:type="spellStart"/>
      <w:r w:rsidRPr="004E51AE">
        <w:t>báo</w:t>
      </w:r>
      <w:proofErr w:type="spellEnd"/>
      <w:r w:rsidRPr="004E51AE">
        <w:t xml:space="preserve"> </w:t>
      </w:r>
      <w:proofErr w:type="spellStart"/>
      <w:r w:rsidRPr="004E51AE">
        <w:t>trên</w:t>
      </w:r>
      <w:proofErr w:type="spellEnd"/>
      <w:r w:rsidRPr="004E51AE">
        <w:t xml:space="preserve"> dashboard, push notification, </w:t>
      </w:r>
      <w:proofErr w:type="spellStart"/>
      <w:r w:rsidRPr="004E51AE">
        <w:t>hoặc</w:t>
      </w:r>
      <w:proofErr w:type="spellEnd"/>
      <w:r w:rsidRPr="004E51AE">
        <w:t xml:space="preserve"> email) </w:t>
      </w:r>
      <w:proofErr w:type="spellStart"/>
      <w:r w:rsidRPr="004E51AE">
        <w:t>cho</w:t>
      </w:r>
      <w:proofErr w:type="spellEnd"/>
      <w:r w:rsidRPr="004E51AE">
        <w:t xml:space="preserve"> Quản </w:t>
      </w:r>
      <w:proofErr w:type="spellStart"/>
      <w:r w:rsidRPr="004E51AE">
        <w:t>lý</w:t>
      </w:r>
      <w:proofErr w:type="spellEnd"/>
      <w:r w:rsidRPr="004E51AE">
        <w:t xml:space="preserve"> Kho.</w:t>
      </w:r>
    </w:p>
    <w:p w14:paraId="1D7AB0D4" w14:textId="77777777" w:rsidR="004E51AE" w:rsidRPr="004E51AE" w:rsidRDefault="004E51AE">
      <w:pPr>
        <w:numPr>
          <w:ilvl w:val="1"/>
          <w:numId w:val="17"/>
        </w:numPr>
      </w:pPr>
      <w:r w:rsidRPr="004E51AE">
        <w:t xml:space="preserve">Quản </w:t>
      </w:r>
      <w:proofErr w:type="spellStart"/>
      <w:r w:rsidRPr="004E51AE">
        <w:t>lý</w:t>
      </w:r>
      <w:proofErr w:type="spellEnd"/>
      <w:r w:rsidRPr="004E51AE">
        <w:t xml:space="preserve"> Kho </w:t>
      </w:r>
      <w:proofErr w:type="spellStart"/>
      <w:r w:rsidRPr="004E51AE">
        <w:t>nhận</w:t>
      </w:r>
      <w:proofErr w:type="spellEnd"/>
      <w:r w:rsidRPr="004E51AE">
        <w:t xml:space="preserve"> </w:t>
      </w:r>
      <w:proofErr w:type="spellStart"/>
      <w:r w:rsidRPr="004E51AE">
        <w:t>và</w:t>
      </w:r>
      <w:proofErr w:type="spellEnd"/>
      <w:r w:rsidRPr="004E51AE">
        <w:t xml:space="preserve"> </w:t>
      </w:r>
      <w:proofErr w:type="spellStart"/>
      <w:r w:rsidRPr="004E51AE">
        <w:t>xem</w:t>
      </w:r>
      <w:proofErr w:type="spellEnd"/>
      <w:r w:rsidRPr="004E51AE">
        <w:t xml:space="preserve"> </w:t>
      </w:r>
      <w:proofErr w:type="spellStart"/>
      <w:r w:rsidRPr="004E51AE">
        <w:t>cảnh</w:t>
      </w:r>
      <w:proofErr w:type="spellEnd"/>
      <w:r w:rsidRPr="004E51AE">
        <w:t xml:space="preserve"> </w:t>
      </w:r>
      <w:proofErr w:type="spellStart"/>
      <w:r w:rsidRPr="004E51AE">
        <w:t>báo</w:t>
      </w:r>
      <w:proofErr w:type="spellEnd"/>
      <w:r w:rsidRPr="004E51AE">
        <w:t xml:space="preserve"> </w:t>
      </w:r>
      <w:proofErr w:type="spellStart"/>
      <w:r w:rsidRPr="004E51AE">
        <w:t>để</w:t>
      </w:r>
      <w:proofErr w:type="spellEnd"/>
      <w:r w:rsidRPr="004E51AE">
        <w:t xml:space="preserve"> </w:t>
      </w:r>
      <w:proofErr w:type="spellStart"/>
      <w:r w:rsidRPr="004E51AE">
        <w:t>xử</w:t>
      </w:r>
      <w:proofErr w:type="spellEnd"/>
      <w:r w:rsidRPr="004E51AE">
        <w:t xml:space="preserve"> </w:t>
      </w:r>
      <w:proofErr w:type="spellStart"/>
      <w:r w:rsidRPr="004E51AE">
        <w:t>lý</w:t>
      </w:r>
      <w:proofErr w:type="spellEnd"/>
      <w:r w:rsidRPr="004E51AE">
        <w:t xml:space="preserve">. Use case </w:t>
      </w:r>
      <w:proofErr w:type="spellStart"/>
      <w:r w:rsidRPr="004E51AE">
        <w:t>kết</w:t>
      </w:r>
      <w:proofErr w:type="spellEnd"/>
      <w:r w:rsidRPr="004E51AE">
        <w:t xml:space="preserve"> </w:t>
      </w:r>
      <w:proofErr w:type="spellStart"/>
      <w:r w:rsidRPr="004E51AE">
        <w:t>thúc</w:t>
      </w:r>
      <w:proofErr w:type="spellEnd"/>
      <w:r w:rsidRPr="004E51AE">
        <w:t>.</w:t>
      </w:r>
    </w:p>
    <w:p w14:paraId="06DE7D8D" w14:textId="77777777" w:rsidR="004E51AE" w:rsidRPr="004E51AE" w:rsidRDefault="004E51AE">
      <w:pPr>
        <w:numPr>
          <w:ilvl w:val="0"/>
          <w:numId w:val="17"/>
        </w:numPr>
      </w:pPr>
      <w:proofErr w:type="spellStart"/>
      <w:r w:rsidRPr="004E51AE">
        <w:rPr>
          <w:b/>
          <w:bCs/>
        </w:rPr>
        <w:t>Luồng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sự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kiện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thay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thế</w:t>
      </w:r>
      <w:proofErr w:type="spellEnd"/>
      <w:r w:rsidRPr="004E51AE">
        <w:rPr>
          <w:b/>
          <w:bCs/>
        </w:rPr>
        <w:t xml:space="preserve"> (Alternative Flows):</w:t>
      </w:r>
    </w:p>
    <w:p w14:paraId="2083371B" w14:textId="77777777" w:rsidR="004E51AE" w:rsidRPr="004E51AE" w:rsidRDefault="004E51AE">
      <w:pPr>
        <w:numPr>
          <w:ilvl w:val="1"/>
          <w:numId w:val="18"/>
        </w:numPr>
      </w:pPr>
      <w:r w:rsidRPr="004E51AE">
        <w:rPr>
          <w:b/>
          <w:bCs/>
        </w:rPr>
        <w:t xml:space="preserve">A1: </w:t>
      </w:r>
      <w:proofErr w:type="spellStart"/>
      <w:r w:rsidRPr="004E51AE">
        <w:rPr>
          <w:b/>
          <w:bCs/>
        </w:rPr>
        <w:t>Không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có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cảnh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báo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nào</w:t>
      </w:r>
      <w:proofErr w:type="spellEnd"/>
      <w:r w:rsidRPr="004E51AE">
        <w:rPr>
          <w:b/>
          <w:bCs/>
        </w:rPr>
        <w:t xml:space="preserve"> (</w:t>
      </w:r>
      <w:proofErr w:type="spellStart"/>
      <w:r w:rsidRPr="004E51AE">
        <w:rPr>
          <w:b/>
          <w:bCs/>
        </w:rPr>
        <w:t>Tại</w:t>
      </w:r>
      <w:proofErr w:type="spellEnd"/>
      <w:r w:rsidRPr="004E51AE">
        <w:rPr>
          <w:b/>
          <w:bCs/>
        </w:rPr>
        <w:t xml:space="preserve"> </w:t>
      </w:r>
      <w:proofErr w:type="spellStart"/>
      <w:r w:rsidRPr="004E51AE">
        <w:rPr>
          <w:b/>
          <w:bCs/>
        </w:rPr>
        <w:t>bước</w:t>
      </w:r>
      <w:proofErr w:type="spellEnd"/>
      <w:r w:rsidRPr="004E51AE">
        <w:rPr>
          <w:b/>
          <w:bCs/>
        </w:rPr>
        <w:t xml:space="preserve"> 3):</w:t>
      </w:r>
    </w:p>
    <w:p w14:paraId="64E5D914" w14:textId="77777777" w:rsidR="004E51AE" w:rsidRPr="004E51AE" w:rsidRDefault="004E51AE">
      <w:pPr>
        <w:numPr>
          <w:ilvl w:val="2"/>
          <w:numId w:val="18"/>
        </w:numPr>
      </w:pPr>
      <w:proofErr w:type="spellStart"/>
      <w:r w:rsidRPr="004E51AE">
        <w:t>Hệ</w:t>
      </w:r>
      <w:proofErr w:type="spellEnd"/>
      <w:r w:rsidRPr="004E51AE">
        <w:t xml:space="preserve"> </w:t>
      </w:r>
      <w:proofErr w:type="spellStart"/>
      <w:r w:rsidRPr="004E51AE">
        <w:t>thống</w:t>
      </w:r>
      <w:proofErr w:type="spellEnd"/>
      <w:r w:rsidRPr="004E51AE">
        <w:t xml:space="preserve"> </w:t>
      </w:r>
      <w:proofErr w:type="spellStart"/>
      <w:r w:rsidRPr="004E51AE">
        <w:t>quét</w:t>
      </w:r>
      <w:proofErr w:type="spellEnd"/>
      <w:r w:rsidRPr="004E51AE">
        <w:t xml:space="preserve"> </w:t>
      </w:r>
      <w:proofErr w:type="spellStart"/>
      <w:r w:rsidRPr="004E51AE">
        <w:t>và</w:t>
      </w:r>
      <w:proofErr w:type="spellEnd"/>
      <w:r w:rsidRPr="004E51AE">
        <w:t xml:space="preserve"> </w:t>
      </w:r>
      <w:proofErr w:type="spellStart"/>
      <w:r w:rsidRPr="004E51AE">
        <w:t>không</w:t>
      </w:r>
      <w:proofErr w:type="spellEnd"/>
      <w:r w:rsidRPr="004E51AE">
        <w:t xml:space="preserve"> </w:t>
      </w:r>
      <w:proofErr w:type="spellStart"/>
      <w:r w:rsidRPr="004E51AE">
        <w:t>tìm</w:t>
      </w:r>
      <w:proofErr w:type="spellEnd"/>
      <w:r w:rsidRPr="004E51AE">
        <w:t xml:space="preserve"> </w:t>
      </w:r>
      <w:proofErr w:type="spellStart"/>
      <w:r w:rsidRPr="004E51AE">
        <w:t>thấy</w:t>
      </w:r>
      <w:proofErr w:type="spellEnd"/>
      <w:r w:rsidRPr="004E51AE">
        <w:t xml:space="preserve"> </w:t>
      </w:r>
      <w:proofErr w:type="spellStart"/>
      <w:r w:rsidRPr="004E51AE">
        <w:t>điều</w:t>
      </w:r>
      <w:proofErr w:type="spellEnd"/>
      <w:r w:rsidRPr="004E51AE">
        <w:t xml:space="preserve"> </w:t>
      </w:r>
      <w:proofErr w:type="spellStart"/>
      <w:r w:rsidRPr="004E51AE">
        <w:t>kiện</w:t>
      </w:r>
      <w:proofErr w:type="spellEnd"/>
      <w:r w:rsidRPr="004E51AE">
        <w:t xml:space="preserve"> vi </w:t>
      </w:r>
      <w:proofErr w:type="spellStart"/>
      <w:r w:rsidRPr="004E51AE">
        <w:t>phạm</w:t>
      </w:r>
      <w:proofErr w:type="spellEnd"/>
      <w:r w:rsidRPr="004E51AE">
        <w:t xml:space="preserve"> </w:t>
      </w:r>
      <w:proofErr w:type="spellStart"/>
      <w:r w:rsidRPr="004E51AE">
        <w:t>nào</w:t>
      </w:r>
      <w:proofErr w:type="spellEnd"/>
      <w:r w:rsidRPr="004E51AE">
        <w:t>.</w:t>
      </w:r>
    </w:p>
    <w:p w14:paraId="60C5BF09" w14:textId="77777777" w:rsidR="004E51AE" w:rsidRDefault="004E51AE">
      <w:pPr>
        <w:numPr>
          <w:ilvl w:val="2"/>
          <w:numId w:val="18"/>
        </w:numPr>
      </w:pPr>
      <w:proofErr w:type="spellStart"/>
      <w:r w:rsidRPr="004E51AE">
        <w:t>Tác</w:t>
      </w:r>
      <w:proofErr w:type="spellEnd"/>
      <w:r w:rsidRPr="004E51AE">
        <w:t xml:space="preserve"> </w:t>
      </w:r>
      <w:proofErr w:type="spellStart"/>
      <w:r w:rsidRPr="004E51AE">
        <w:t>vụ</w:t>
      </w:r>
      <w:proofErr w:type="spellEnd"/>
      <w:r w:rsidRPr="004E51AE">
        <w:t xml:space="preserve"> </w:t>
      </w:r>
      <w:proofErr w:type="spellStart"/>
      <w:r w:rsidRPr="004E51AE">
        <w:t>kết</w:t>
      </w:r>
      <w:proofErr w:type="spellEnd"/>
      <w:r w:rsidRPr="004E51AE">
        <w:t xml:space="preserve"> </w:t>
      </w:r>
      <w:proofErr w:type="spellStart"/>
      <w:r w:rsidRPr="004E51AE">
        <w:t>thúc</w:t>
      </w:r>
      <w:proofErr w:type="spellEnd"/>
      <w:r w:rsidRPr="004E51AE">
        <w:t xml:space="preserve"> </w:t>
      </w:r>
      <w:proofErr w:type="spellStart"/>
      <w:r w:rsidRPr="004E51AE">
        <w:t>mà</w:t>
      </w:r>
      <w:proofErr w:type="spellEnd"/>
      <w:r w:rsidRPr="004E51AE">
        <w:t xml:space="preserve"> </w:t>
      </w:r>
      <w:proofErr w:type="spellStart"/>
      <w:r w:rsidRPr="004E51AE">
        <w:t>không</w:t>
      </w:r>
      <w:proofErr w:type="spellEnd"/>
      <w:r w:rsidRPr="004E51AE">
        <w:t xml:space="preserve"> </w:t>
      </w:r>
      <w:proofErr w:type="spellStart"/>
      <w:r w:rsidRPr="004E51AE">
        <w:t>gửi</w:t>
      </w:r>
      <w:proofErr w:type="spellEnd"/>
      <w:r w:rsidRPr="004E51AE">
        <w:t xml:space="preserve"> </w:t>
      </w:r>
      <w:proofErr w:type="spellStart"/>
      <w:r w:rsidRPr="004E51AE">
        <w:t>thông</w:t>
      </w:r>
      <w:proofErr w:type="spellEnd"/>
      <w:r w:rsidRPr="004E51AE">
        <w:t xml:space="preserve"> </w:t>
      </w:r>
      <w:proofErr w:type="spellStart"/>
      <w:r w:rsidRPr="004E51AE">
        <w:t>báo</w:t>
      </w:r>
      <w:proofErr w:type="spellEnd"/>
      <w:r w:rsidRPr="004E51AE">
        <w:t>.</w:t>
      </w:r>
    </w:p>
    <w:p w14:paraId="525C2785" w14:textId="77777777" w:rsidR="00456ED3" w:rsidRDefault="00456ED3">
      <w:pPr>
        <w:numPr>
          <w:ilvl w:val="0"/>
          <w:numId w:val="18"/>
        </w:numPr>
      </w:pPr>
      <w:proofErr w:type="spellStart"/>
      <w:r w:rsidRPr="00417DCE">
        <w:rPr>
          <w:b/>
          <w:bCs/>
        </w:rPr>
        <w:t>Biểu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đồ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Tuần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tự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minh</w:t>
      </w:r>
      <w:proofErr w:type="spellEnd"/>
      <w:r w:rsidRPr="00417DCE">
        <w:rPr>
          <w:b/>
          <w:bCs/>
        </w:rPr>
        <w:t xml:space="preserve"> </w:t>
      </w:r>
      <w:proofErr w:type="spellStart"/>
      <w:r w:rsidRPr="00417DCE">
        <w:rPr>
          <w:b/>
          <w:bCs/>
        </w:rPr>
        <w:t>họa</w:t>
      </w:r>
      <w:proofErr w:type="spellEnd"/>
      <w:r w:rsidRPr="00417DCE">
        <w:rPr>
          <w:b/>
          <w:bCs/>
        </w:rPr>
        <w:t xml:space="preserve"> (Sequence Diagram):</w:t>
      </w:r>
    </w:p>
    <w:p w14:paraId="7C771710" w14:textId="576E70C7" w:rsidR="00456ED3" w:rsidRPr="004E51AE" w:rsidRDefault="004A5B7B" w:rsidP="00456ED3">
      <w:pPr>
        <w:ind w:left="720"/>
      </w:pPr>
      <w:r w:rsidRPr="004A5B7B">
        <w:rPr>
          <w:noProof/>
        </w:rPr>
        <w:lastRenderedPageBreak/>
        <w:drawing>
          <wp:inline distT="0" distB="0" distL="0" distR="0" wp14:anchorId="42E960B4" wp14:editId="563838E6">
            <wp:extent cx="5287113" cy="6849431"/>
            <wp:effectExtent l="0" t="0" r="8890" b="8890"/>
            <wp:docPr id="63225798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57988" name="Picture 1" descr="A diagram of a dia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8679" w14:textId="77777777" w:rsidR="004E51AE" w:rsidRPr="00417DCE" w:rsidRDefault="004E51AE" w:rsidP="004E51AE"/>
    <w:p w14:paraId="1C0BECB2" w14:textId="77777777" w:rsidR="00872764" w:rsidRPr="00872764" w:rsidRDefault="00872764" w:rsidP="00872764"/>
    <w:p w14:paraId="3A9ADCEE" w14:textId="623637C2" w:rsidR="00712F7C" w:rsidRDefault="00712F7C" w:rsidP="00712F7C">
      <w:pPr>
        <w:pStyle w:val="Heading2"/>
      </w:pPr>
      <w:bookmarkStart w:id="51" w:name="_Toc214055714"/>
      <w:r w:rsidRPr="00712F7C">
        <w:lastRenderedPageBreak/>
        <w:t xml:space="preserve">3.3. </w:t>
      </w:r>
      <w:proofErr w:type="spellStart"/>
      <w:r w:rsidRPr="00712F7C">
        <w:t>Yêu</w:t>
      </w:r>
      <w:proofErr w:type="spellEnd"/>
      <w:r w:rsidRPr="00712F7C">
        <w:t xml:space="preserve"> </w:t>
      </w:r>
      <w:proofErr w:type="spellStart"/>
      <w:r w:rsidRPr="00712F7C">
        <w:t>cầu</w:t>
      </w:r>
      <w:proofErr w:type="spellEnd"/>
      <w:r w:rsidRPr="00712F7C">
        <w:t xml:space="preserve"> Phi </w:t>
      </w:r>
      <w:proofErr w:type="spellStart"/>
      <w:r w:rsidRPr="00712F7C">
        <w:t>chức</w:t>
      </w:r>
      <w:proofErr w:type="spellEnd"/>
      <w:r w:rsidRPr="00712F7C">
        <w:t xml:space="preserve"> </w:t>
      </w:r>
      <w:proofErr w:type="spellStart"/>
      <w:r w:rsidRPr="00712F7C">
        <w:t>năng</w:t>
      </w:r>
      <w:proofErr w:type="spellEnd"/>
      <w:r w:rsidRPr="00712F7C">
        <w:t xml:space="preserve"> (Non-functional Requirements)</w:t>
      </w:r>
      <w:bookmarkEnd w:id="5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136"/>
        <w:gridCol w:w="7490"/>
      </w:tblGrid>
      <w:tr w:rsidR="001B5ED8" w:rsidRPr="00417DCE" w14:paraId="2A202705" w14:textId="77777777" w:rsidTr="001B5E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79EED" w14:textId="77777777" w:rsidR="001B5ED8" w:rsidRPr="00417DCE" w:rsidRDefault="001B5ED8" w:rsidP="00795FBC">
            <w:proofErr w:type="spellStart"/>
            <w:r w:rsidRPr="00417DCE"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8A96A" w14:textId="77777777" w:rsidR="001B5ED8" w:rsidRPr="00417DCE" w:rsidRDefault="001B5ED8" w:rsidP="00795FBC">
            <w:proofErr w:type="spellStart"/>
            <w:r w:rsidRPr="00417DCE"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80DA4" w14:textId="77777777" w:rsidR="001B5ED8" w:rsidRPr="00417DCE" w:rsidRDefault="001B5ED8" w:rsidP="00795FBC">
            <w:proofErr w:type="spellStart"/>
            <w:r w:rsidRPr="00417DCE">
              <w:t>Mô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tả</w:t>
            </w:r>
            <w:proofErr w:type="spellEnd"/>
          </w:p>
        </w:tc>
      </w:tr>
      <w:tr w:rsidR="001B5ED8" w:rsidRPr="00417DCE" w14:paraId="33EF7402" w14:textId="77777777" w:rsidTr="001B5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A782" w14:textId="77777777" w:rsidR="001B5ED8" w:rsidRPr="00417DCE" w:rsidRDefault="001B5ED8" w:rsidP="00795FBC">
            <w:r w:rsidRPr="00417DCE">
              <w:rPr>
                <w:b/>
                <w:bCs/>
              </w:rPr>
              <w:t>PER-01</w:t>
            </w:r>
          </w:p>
        </w:tc>
        <w:tc>
          <w:tcPr>
            <w:tcW w:w="0" w:type="auto"/>
            <w:vAlign w:val="center"/>
            <w:hideMark/>
          </w:tcPr>
          <w:p w14:paraId="58780502" w14:textId="77777777" w:rsidR="001B5ED8" w:rsidRPr="00417DCE" w:rsidRDefault="001B5ED8" w:rsidP="00795FBC">
            <w:r w:rsidRPr="00417DCE">
              <w:t xml:space="preserve">Hiệu </w:t>
            </w:r>
            <w:proofErr w:type="spellStart"/>
            <w:r w:rsidRPr="00417DCE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51551" w14:textId="771323A5" w:rsidR="001B5ED8" w:rsidRPr="00417DCE" w:rsidRDefault="001B5ED8" w:rsidP="00795FBC">
            <w:proofErr w:type="spellStart"/>
            <w:r w:rsidRPr="00417DCE">
              <w:t>Thời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gian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phản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hồi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cho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các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tác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vụ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nghiệp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vụ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cốt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lõi</w:t>
            </w:r>
            <w:proofErr w:type="spellEnd"/>
            <w:r w:rsidRPr="00417DCE">
              <w:t xml:space="preserve"> (</w:t>
            </w:r>
            <w:proofErr w:type="spellStart"/>
            <w:r w:rsidRPr="00417DCE">
              <w:t>Tạo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Phiếu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Lấy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hàng</w:t>
            </w:r>
            <w:proofErr w:type="spellEnd"/>
            <w:r w:rsidRPr="00417DCE">
              <w:t xml:space="preserve">, </w:t>
            </w:r>
            <w:proofErr w:type="spellStart"/>
            <w:r w:rsidRPr="00417DCE">
              <w:t>cập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nhật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tồn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kho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sau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khi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quét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xác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nhận</w:t>
            </w:r>
            <w:proofErr w:type="spellEnd"/>
            <w:r w:rsidRPr="00417DCE">
              <w:t xml:space="preserve"> Nhập/</w:t>
            </w:r>
            <w:proofErr w:type="spellStart"/>
            <w:r w:rsidRPr="00417DCE">
              <w:t>Xuất</w:t>
            </w:r>
            <w:proofErr w:type="spellEnd"/>
            <w:r w:rsidRPr="00417DCE">
              <w:t xml:space="preserve">) </w:t>
            </w:r>
            <w:proofErr w:type="spellStart"/>
            <w:r w:rsidRPr="00417DCE">
              <w:t>phải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được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thực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hiện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xong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trong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vòng</w:t>
            </w:r>
            <w:proofErr w:type="spellEnd"/>
            <w:r w:rsidRPr="00417DCE"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3 </w:t>
            </w:r>
            <w:proofErr w:type="spellStart"/>
            <w:r>
              <w:t>giây</w:t>
            </w:r>
            <w:proofErr w:type="spellEnd"/>
          </w:p>
        </w:tc>
      </w:tr>
      <w:tr w:rsidR="001B5ED8" w:rsidRPr="00417DCE" w14:paraId="1FC7641A" w14:textId="77777777" w:rsidTr="001B5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3152" w14:textId="77777777" w:rsidR="001B5ED8" w:rsidRPr="00417DCE" w:rsidRDefault="001B5ED8" w:rsidP="00795FBC">
            <w:r w:rsidRPr="00417DCE">
              <w:rPr>
                <w:b/>
                <w:bCs/>
              </w:rPr>
              <w:t>SEC-01</w:t>
            </w:r>
          </w:p>
        </w:tc>
        <w:tc>
          <w:tcPr>
            <w:tcW w:w="0" w:type="auto"/>
            <w:vAlign w:val="center"/>
            <w:hideMark/>
          </w:tcPr>
          <w:p w14:paraId="7A6AB9ED" w14:textId="77777777" w:rsidR="001B5ED8" w:rsidRPr="00417DCE" w:rsidRDefault="001B5ED8" w:rsidP="00795FBC">
            <w:r w:rsidRPr="00417DCE">
              <w:t xml:space="preserve">Bảo </w:t>
            </w:r>
            <w:proofErr w:type="spellStart"/>
            <w:r w:rsidRPr="00417DCE"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BC091" w14:textId="766BD846" w:rsidR="001B5ED8" w:rsidRPr="00417DCE" w:rsidRDefault="001B5ED8" w:rsidP="00795FBC">
            <w:proofErr w:type="spellStart"/>
            <w:r w:rsidRPr="00417DCE">
              <w:t>Chỉ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người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dùng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có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vai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trò</w:t>
            </w:r>
            <w:proofErr w:type="spellEnd"/>
            <w:r>
              <w:t xml:space="preserve"> Quản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mới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được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phép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phê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duyệt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các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bản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ghi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 w:rsidRPr="00417DCE">
              <w:t>sau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kiểm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kê</w:t>
            </w:r>
            <w:proofErr w:type="spellEnd"/>
            <w:r w:rsidRPr="00417DCE">
              <w:t>.</w:t>
            </w:r>
          </w:p>
        </w:tc>
      </w:tr>
      <w:tr w:rsidR="001B5ED8" w:rsidRPr="00417DCE" w14:paraId="5D8CB76A" w14:textId="77777777" w:rsidTr="001B5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02CD" w14:textId="77777777" w:rsidR="001B5ED8" w:rsidRPr="00417DCE" w:rsidRDefault="001B5ED8" w:rsidP="00795FBC">
            <w:r w:rsidRPr="00417DCE">
              <w:rPr>
                <w:b/>
                <w:bCs/>
              </w:rPr>
              <w:t>SEC-02</w:t>
            </w:r>
          </w:p>
        </w:tc>
        <w:tc>
          <w:tcPr>
            <w:tcW w:w="0" w:type="auto"/>
            <w:vAlign w:val="center"/>
            <w:hideMark/>
          </w:tcPr>
          <w:p w14:paraId="2E7045A5" w14:textId="77777777" w:rsidR="001B5ED8" w:rsidRPr="00417DCE" w:rsidRDefault="001B5ED8" w:rsidP="00795FBC">
            <w:proofErr w:type="spellStart"/>
            <w:r w:rsidRPr="00417DCE">
              <w:t>Phân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C963F" w14:textId="575AB82B" w:rsidR="001B5ED8" w:rsidRPr="00417DCE" w:rsidRDefault="001B5ED8" w:rsidP="00795FBC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chỉ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có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quyền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xem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và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thực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hiện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các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nhiệm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vụ</w:t>
            </w:r>
            <w:proofErr w:type="spellEnd"/>
            <w:r w:rsidRPr="00417DCE">
              <w:t xml:space="preserve"> (task) </w:t>
            </w:r>
            <w:proofErr w:type="spellStart"/>
            <w:r w:rsidRPr="00417DCE">
              <w:t>được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giao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trên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Phiếu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Lấy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hàng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của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chính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họ</w:t>
            </w:r>
            <w:proofErr w:type="spellEnd"/>
            <w:r w:rsidRPr="00417DCE">
              <w:t xml:space="preserve">, </w:t>
            </w:r>
            <w:proofErr w:type="spellStart"/>
            <w:r w:rsidRPr="00417DCE">
              <w:t>không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có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quyền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xem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báo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cáo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tổng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thể</w:t>
            </w:r>
            <w:proofErr w:type="spellEnd"/>
            <w:r w:rsidRPr="00417DCE">
              <w:t xml:space="preserve"> hay </w:t>
            </w:r>
            <w:proofErr w:type="spellStart"/>
            <w:r w:rsidRPr="00417DCE">
              <w:t>thông</w:t>
            </w:r>
            <w:proofErr w:type="spellEnd"/>
            <w:r w:rsidRPr="00417DCE">
              <w:t xml:space="preserve"> tin </w:t>
            </w:r>
            <w:proofErr w:type="spellStart"/>
            <w:r w:rsidRPr="00417DCE">
              <w:t>của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nhân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viên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khác</w:t>
            </w:r>
            <w:proofErr w:type="spellEnd"/>
            <w:r w:rsidRPr="00417DCE">
              <w:t>.</w:t>
            </w:r>
          </w:p>
        </w:tc>
      </w:tr>
      <w:tr w:rsidR="001B5ED8" w:rsidRPr="00417DCE" w14:paraId="0E2A6E0E" w14:textId="77777777" w:rsidTr="001B5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571D" w14:textId="77777777" w:rsidR="001B5ED8" w:rsidRPr="00417DCE" w:rsidRDefault="001B5ED8" w:rsidP="00795FBC">
            <w:r w:rsidRPr="00417DCE">
              <w:rPr>
                <w:b/>
                <w:bCs/>
              </w:rPr>
              <w:t>USA-01</w:t>
            </w:r>
          </w:p>
        </w:tc>
        <w:tc>
          <w:tcPr>
            <w:tcW w:w="0" w:type="auto"/>
            <w:vAlign w:val="center"/>
            <w:hideMark/>
          </w:tcPr>
          <w:p w14:paraId="1CCBEC2C" w14:textId="77777777" w:rsidR="001B5ED8" w:rsidRPr="00417DCE" w:rsidRDefault="001B5ED8" w:rsidP="00795FBC">
            <w:proofErr w:type="spellStart"/>
            <w:r w:rsidRPr="00417DCE">
              <w:t>Tính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dễ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sử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0188B" w14:textId="77777777" w:rsidR="001B5ED8" w:rsidRPr="00417DCE" w:rsidRDefault="001B5ED8" w:rsidP="00795FBC">
            <w:r w:rsidRPr="00417DCE">
              <w:t xml:space="preserve">Giao </w:t>
            </w:r>
            <w:proofErr w:type="spellStart"/>
            <w:r w:rsidRPr="00417DCE">
              <w:t>diện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trên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thiết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bị</w:t>
            </w:r>
            <w:proofErr w:type="spellEnd"/>
            <w:r w:rsidRPr="00417DCE">
              <w:t xml:space="preserve"> di </w:t>
            </w:r>
            <w:proofErr w:type="spellStart"/>
            <w:r w:rsidRPr="00417DCE">
              <w:t>động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phải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rõ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ràng</w:t>
            </w:r>
            <w:proofErr w:type="spellEnd"/>
            <w:r w:rsidRPr="00417DCE">
              <w:t xml:space="preserve">, font </w:t>
            </w:r>
            <w:proofErr w:type="spellStart"/>
            <w:r w:rsidRPr="00417DCE">
              <w:t>chữ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lớn</w:t>
            </w:r>
            <w:proofErr w:type="spellEnd"/>
            <w:r w:rsidRPr="00417DCE">
              <w:t xml:space="preserve">, </w:t>
            </w:r>
            <w:proofErr w:type="spellStart"/>
            <w:r w:rsidRPr="00417DCE">
              <w:t>nút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bấm</w:t>
            </w:r>
            <w:proofErr w:type="spellEnd"/>
            <w:r w:rsidRPr="00417DCE">
              <w:t xml:space="preserve"> to, </w:t>
            </w:r>
            <w:proofErr w:type="spellStart"/>
            <w:r w:rsidRPr="00417DCE">
              <w:t>hỗ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trợ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tốt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việc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quét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mã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vạch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ngay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cả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trong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điều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kiện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ánh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sáng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yếu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của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kho</w:t>
            </w:r>
            <w:proofErr w:type="spellEnd"/>
            <w:r w:rsidRPr="00417DCE">
              <w:t>.</w:t>
            </w:r>
          </w:p>
        </w:tc>
      </w:tr>
      <w:tr w:rsidR="001B5ED8" w:rsidRPr="00417DCE" w14:paraId="70951BEA" w14:textId="77777777" w:rsidTr="001B5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D599" w14:textId="77777777" w:rsidR="001B5ED8" w:rsidRPr="00417DCE" w:rsidRDefault="001B5ED8" w:rsidP="00795FBC">
            <w:r w:rsidRPr="00417DCE">
              <w:rPr>
                <w:b/>
                <w:bCs/>
              </w:rPr>
              <w:t>REL-01</w:t>
            </w:r>
          </w:p>
        </w:tc>
        <w:tc>
          <w:tcPr>
            <w:tcW w:w="0" w:type="auto"/>
            <w:vAlign w:val="center"/>
            <w:hideMark/>
          </w:tcPr>
          <w:p w14:paraId="292AFF23" w14:textId="77777777" w:rsidR="001B5ED8" w:rsidRPr="00417DCE" w:rsidRDefault="001B5ED8" w:rsidP="00795FBC">
            <w:proofErr w:type="spellStart"/>
            <w:r w:rsidRPr="00417DCE">
              <w:t>Độ</w:t>
            </w:r>
            <w:proofErr w:type="spellEnd"/>
            <w:r w:rsidRPr="00417DCE">
              <w:t xml:space="preserve"> tin </w:t>
            </w:r>
            <w:proofErr w:type="spellStart"/>
            <w:r w:rsidRPr="00417DCE">
              <w:t>cậy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AB029" w14:textId="77777777" w:rsidR="001B5ED8" w:rsidRPr="00417DCE" w:rsidRDefault="001B5ED8" w:rsidP="00795FBC">
            <w:proofErr w:type="spellStart"/>
            <w:r w:rsidRPr="00417DCE">
              <w:t>Hệ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thống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phải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có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khả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năng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hoạt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động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liên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tục</w:t>
            </w:r>
            <w:proofErr w:type="spellEnd"/>
            <w:r w:rsidRPr="00417DCE">
              <w:t xml:space="preserve"> (uptime) 99.9% </w:t>
            </w:r>
            <w:proofErr w:type="spellStart"/>
            <w:r w:rsidRPr="00417DCE">
              <w:t>trong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giờ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làm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việc</w:t>
            </w:r>
            <w:proofErr w:type="spellEnd"/>
            <w:r w:rsidRPr="00417DCE">
              <w:t xml:space="preserve"> (8h </w:t>
            </w:r>
            <w:proofErr w:type="spellStart"/>
            <w:r w:rsidRPr="00417DCE">
              <w:t>sáng</w:t>
            </w:r>
            <w:proofErr w:type="spellEnd"/>
            <w:r w:rsidRPr="00417DCE">
              <w:t xml:space="preserve"> - 5h </w:t>
            </w:r>
            <w:proofErr w:type="spellStart"/>
            <w:r w:rsidRPr="00417DCE">
              <w:t>chiều</w:t>
            </w:r>
            <w:proofErr w:type="spellEnd"/>
            <w:r w:rsidRPr="00417DCE">
              <w:t xml:space="preserve">), </w:t>
            </w:r>
            <w:proofErr w:type="spellStart"/>
            <w:r w:rsidRPr="00417DCE">
              <w:t>đặc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biệt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là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các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chức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năng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Nhập</w:t>
            </w:r>
            <w:proofErr w:type="spellEnd"/>
            <w:r w:rsidRPr="00417DCE">
              <w:t>/</w:t>
            </w:r>
            <w:proofErr w:type="spellStart"/>
            <w:r w:rsidRPr="00417DCE">
              <w:t>Xuất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kho</w:t>
            </w:r>
            <w:proofErr w:type="spellEnd"/>
            <w:r w:rsidRPr="00417DCE">
              <w:t>.</w:t>
            </w:r>
          </w:p>
        </w:tc>
      </w:tr>
      <w:tr w:rsidR="001B5ED8" w:rsidRPr="00417DCE" w14:paraId="5D332FFB" w14:textId="77777777" w:rsidTr="001B5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C623" w14:textId="77777777" w:rsidR="001B5ED8" w:rsidRPr="00417DCE" w:rsidRDefault="001B5ED8" w:rsidP="00795FBC">
            <w:r w:rsidRPr="00417DCE">
              <w:rPr>
                <w:b/>
                <w:bCs/>
              </w:rPr>
              <w:t>EXT-01</w:t>
            </w:r>
          </w:p>
        </w:tc>
        <w:tc>
          <w:tcPr>
            <w:tcW w:w="0" w:type="auto"/>
            <w:vAlign w:val="center"/>
            <w:hideMark/>
          </w:tcPr>
          <w:p w14:paraId="3929F65F" w14:textId="77777777" w:rsidR="001B5ED8" w:rsidRPr="00417DCE" w:rsidRDefault="001B5ED8" w:rsidP="00795FBC">
            <w:proofErr w:type="spellStart"/>
            <w:r w:rsidRPr="00417DCE">
              <w:t>Khả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năng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mở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D6332" w14:textId="77777777" w:rsidR="001B5ED8" w:rsidRPr="00417DCE" w:rsidRDefault="001B5ED8" w:rsidP="00795FBC">
            <w:proofErr w:type="spellStart"/>
            <w:r w:rsidRPr="00417DCE">
              <w:t>Hệ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thống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phải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được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thiết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kế</w:t>
            </w:r>
            <w:proofErr w:type="spellEnd"/>
            <w:r w:rsidRPr="00417DCE">
              <w:t xml:space="preserve"> (</w:t>
            </w:r>
            <w:proofErr w:type="spellStart"/>
            <w:r w:rsidRPr="00417DCE">
              <w:t>sử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dụng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Kiến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trúc</w:t>
            </w:r>
            <w:proofErr w:type="spellEnd"/>
            <w:r w:rsidRPr="00417DCE">
              <w:t xml:space="preserve"> Ba </w:t>
            </w:r>
            <w:proofErr w:type="spellStart"/>
            <w:r w:rsidRPr="00417DCE">
              <w:t>Tầng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và</w:t>
            </w:r>
            <w:proofErr w:type="spellEnd"/>
            <w:r w:rsidRPr="00417DCE">
              <w:t xml:space="preserve"> API) </w:t>
            </w:r>
            <w:proofErr w:type="spellStart"/>
            <w:r w:rsidRPr="00417DCE">
              <w:t>để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có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khả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năng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tích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hợp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với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các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hệ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thống</w:t>
            </w:r>
            <w:proofErr w:type="spellEnd"/>
            <w:r w:rsidRPr="00417DCE">
              <w:t xml:space="preserve"> ERP (Enterprise Resource Planning) </w:t>
            </w:r>
            <w:proofErr w:type="spellStart"/>
            <w:r w:rsidRPr="00417DCE">
              <w:t>hoặc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kế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toán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khác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trong</w:t>
            </w:r>
            <w:proofErr w:type="spellEnd"/>
            <w:r w:rsidRPr="00417DCE">
              <w:t xml:space="preserve"> </w:t>
            </w:r>
            <w:proofErr w:type="spellStart"/>
            <w:r w:rsidRPr="00417DCE">
              <w:t>tương</w:t>
            </w:r>
            <w:proofErr w:type="spellEnd"/>
            <w:r w:rsidRPr="00417DCE">
              <w:t xml:space="preserve"> lai.</w:t>
            </w:r>
          </w:p>
        </w:tc>
      </w:tr>
    </w:tbl>
    <w:p w14:paraId="44050758" w14:textId="77777777" w:rsidR="001B5ED8" w:rsidRPr="001B5ED8" w:rsidRDefault="001B5ED8" w:rsidP="001B5ED8"/>
    <w:p w14:paraId="3A660F80" w14:textId="4C49D4F1" w:rsidR="008F03D4" w:rsidRPr="008F03D4" w:rsidRDefault="005E3D9F" w:rsidP="005E3D9F">
      <w:pPr>
        <w:pStyle w:val="Heading2"/>
      </w:pPr>
      <w:bookmarkStart w:id="52" w:name="_Toc214055715"/>
      <w:r w:rsidRPr="005E3D9F">
        <w:t xml:space="preserve">3.4. </w:t>
      </w:r>
      <w:proofErr w:type="spellStart"/>
      <w:r w:rsidRPr="005E3D9F">
        <w:t>Yêu</w:t>
      </w:r>
      <w:proofErr w:type="spellEnd"/>
      <w:r w:rsidRPr="005E3D9F">
        <w:t xml:space="preserve"> </w:t>
      </w:r>
      <w:proofErr w:type="spellStart"/>
      <w:r w:rsidRPr="005E3D9F">
        <w:t>cầu</w:t>
      </w:r>
      <w:proofErr w:type="spellEnd"/>
      <w:r w:rsidRPr="005E3D9F">
        <w:t xml:space="preserve"> </w:t>
      </w:r>
      <w:proofErr w:type="spellStart"/>
      <w:r w:rsidRPr="005E3D9F">
        <w:t>về</w:t>
      </w:r>
      <w:proofErr w:type="spellEnd"/>
      <w:r w:rsidRPr="005E3D9F">
        <w:t xml:space="preserve"> </w:t>
      </w:r>
      <w:proofErr w:type="spellStart"/>
      <w:r w:rsidRPr="005E3D9F">
        <w:t>Cơ</w:t>
      </w:r>
      <w:proofErr w:type="spellEnd"/>
      <w:r w:rsidRPr="005E3D9F">
        <w:t xml:space="preserve"> </w:t>
      </w:r>
      <w:proofErr w:type="spellStart"/>
      <w:r w:rsidRPr="005E3D9F">
        <w:t>sở</w:t>
      </w:r>
      <w:proofErr w:type="spellEnd"/>
      <w:r w:rsidRPr="005E3D9F">
        <w:t xml:space="preserve"> </w:t>
      </w:r>
      <w:proofErr w:type="spellStart"/>
      <w:r w:rsidRPr="005E3D9F">
        <w:t>dữ</w:t>
      </w:r>
      <w:proofErr w:type="spellEnd"/>
      <w:r w:rsidRPr="005E3D9F">
        <w:t xml:space="preserve"> </w:t>
      </w:r>
      <w:proofErr w:type="spellStart"/>
      <w:r w:rsidRPr="005E3D9F">
        <w:t>liệu</w:t>
      </w:r>
      <w:proofErr w:type="spellEnd"/>
      <w:r w:rsidRPr="005E3D9F">
        <w:t xml:space="preserve"> Logic (ERD)</w:t>
      </w:r>
      <w:bookmarkEnd w:id="52"/>
    </w:p>
    <w:p w14:paraId="46B824DD" w14:textId="77777777" w:rsidR="00D13361" w:rsidRPr="00D13361" w:rsidRDefault="00D13361" w:rsidP="00D13361"/>
    <w:p w14:paraId="69EDDAEF" w14:textId="13D89833" w:rsidR="00620B86" w:rsidRDefault="00761841">
      <w:r w:rsidRPr="00761841">
        <w:rPr>
          <w:noProof/>
        </w:rPr>
        <w:lastRenderedPageBreak/>
        <w:drawing>
          <wp:inline distT="0" distB="0" distL="0" distR="0" wp14:anchorId="775390D3" wp14:editId="25070190">
            <wp:extent cx="5943600" cy="2764790"/>
            <wp:effectExtent l="0" t="0" r="0" b="0"/>
            <wp:docPr id="520432965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32965" name="Picture 1" descr="A diagram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423D" w14:textId="77777777" w:rsidR="00593978" w:rsidRDefault="00593978"/>
    <w:sectPr w:rsidR="00593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E18"/>
    <w:multiLevelType w:val="multilevel"/>
    <w:tmpl w:val="652C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1BDF"/>
    <w:multiLevelType w:val="multilevel"/>
    <w:tmpl w:val="EE1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048D"/>
    <w:multiLevelType w:val="multilevel"/>
    <w:tmpl w:val="88E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055EE"/>
    <w:multiLevelType w:val="multilevel"/>
    <w:tmpl w:val="CA9A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6BE7"/>
    <w:multiLevelType w:val="multilevel"/>
    <w:tmpl w:val="ADE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C2C77"/>
    <w:multiLevelType w:val="multilevel"/>
    <w:tmpl w:val="1EB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90C59"/>
    <w:multiLevelType w:val="multilevel"/>
    <w:tmpl w:val="E478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A1221"/>
    <w:multiLevelType w:val="multilevel"/>
    <w:tmpl w:val="7F0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D3065"/>
    <w:multiLevelType w:val="multilevel"/>
    <w:tmpl w:val="94C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F321F"/>
    <w:multiLevelType w:val="multilevel"/>
    <w:tmpl w:val="362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C3654"/>
    <w:multiLevelType w:val="multilevel"/>
    <w:tmpl w:val="FDC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421CE"/>
    <w:multiLevelType w:val="multilevel"/>
    <w:tmpl w:val="1E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106B7"/>
    <w:multiLevelType w:val="multilevel"/>
    <w:tmpl w:val="A632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E23D7"/>
    <w:multiLevelType w:val="multilevel"/>
    <w:tmpl w:val="6B04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90594"/>
    <w:multiLevelType w:val="multilevel"/>
    <w:tmpl w:val="55D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55831"/>
    <w:multiLevelType w:val="multilevel"/>
    <w:tmpl w:val="406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64FAE"/>
    <w:multiLevelType w:val="multilevel"/>
    <w:tmpl w:val="26BC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55D7A"/>
    <w:multiLevelType w:val="multilevel"/>
    <w:tmpl w:val="D894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811AD"/>
    <w:multiLevelType w:val="multilevel"/>
    <w:tmpl w:val="7792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D2E64"/>
    <w:multiLevelType w:val="multilevel"/>
    <w:tmpl w:val="EDD6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A0B99"/>
    <w:multiLevelType w:val="multilevel"/>
    <w:tmpl w:val="434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138EC"/>
    <w:multiLevelType w:val="multilevel"/>
    <w:tmpl w:val="0D5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758C3"/>
    <w:multiLevelType w:val="multilevel"/>
    <w:tmpl w:val="D36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331FA"/>
    <w:multiLevelType w:val="multilevel"/>
    <w:tmpl w:val="0EB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B27F0"/>
    <w:multiLevelType w:val="multilevel"/>
    <w:tmpl w:val="C07E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B583B"/>
    <w:multiLevelType w:val="multilevel"/>
    <w:tmpl w:val="209E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36554"/>
    <w:multiLevelType w:val="multilevel"/>
    <w:tmpl w:val="4BB6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C1D98"/>
    <w:multiLevelType w:val="multilevel"/>
    <w:tmpl w:val="33C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13FDC"/>
    <w:multiLevelType w:val="multilevel"/>
    <w:tmpl w:val="1A06A332"/>
    <w:lvl w:ilvl="0">
      <w:start w:val="1"/>
      <w:numFmt w:val="decimal"/>
      <w:lvlText w:val="%1."/>
      <w:lvlJc w:val="left"/>
      <w:pPr>
        <w:ind w:left="550" w:hanging="5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B476AC9"/>
    <w:multiLevelType w:val="multilevel"/>
    <w:tmpl w:val="CBF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B312C"/>
    <w:multiLevelType w:val="multilevel"/>
    <w:tmpl w:val="3C0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824FA"/>
    <w:multiLevelType w:val="multilevel"/>
    <w:tmpl w:val="8C02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FE0739"/>
    <w:multiLevelType w:val="multilevel"/>
    <w:tmpl w:val="9C02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D7501"/>
    <w:multiLevelType w:val="multilevel"/>
    <w:tmpl w:val="13C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77C49"/>
    <w:multiLevelType w:val="multilevel"/>
    <w:tmpl w:val="A9F0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E2330"/>
    <w:multiLevelType w:val="multilevel"/>
    <w:tmpl w:val="1ED4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D013CD"/>
    <w:multiLevelType w:val="multilevel"/>
    <w:tmpl w:val="A466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40157"/>
    <w:multiLevelType w:val="multilevel"/>
    <w:tmpl w:val="20B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9F0BC4"/>
    <w:multiLevelType w:val="multilevel"/>
    <w:tmpl w:val="288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C77AED"/>
    <w:multiLevelType w:val="multilevel"/>
    <w:tmpl w:val="5242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B0252"/>
    <w:multiLevelType w:val="multilevel"/>
    <w:tmpl w:val="7084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0A2EE9"/>
    <w:multiLevelType w:val="multilevel"/>
    <w:tmpl w:val="B85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F2840"/>
    <w:multiLevelType w:val="multilevel"/>
    <w:tmpl w:val="8ED6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6D39CA"/>
    <w:multiLevelType w:val="multilevel"/>
    <w:tmpl w:val="581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356375">
    <w:abstractNumId w:val="28"/>
  </w:num>
  <w:num w:numId="2" w16cid:durableId="902103536">
    <w:abstractNumId w:val="1"/>
  </w:num>
  <w:num w:numId="3" w16cid:durableId="271522905">
    <w:abstractNumId w:val="0"/>
  </w:num>
  <w:num w:numId="4" w16cid:durableId="1290890281">
    <w:abstractNumId w:val="27"/>
  </w:num>
  <w:num w:numId="5" w16cid:durableId="1940210760">
    <w:abstractNumId w:val="4"/>
  </w:num>
  <w:num w:numId="6" w16cid:durableId="1659075575">
    <w:abstractNumId w:val="23"/>
  </w:num>
  <w:num w:numId="7" w16cid:durableId="759371097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338192341">
    <w:abstractNumId w:val="10"/>
  </w:num>
  <w:num w:numId="9" w16cid:durableId="1528523415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723287759">
    <w:abstractNumId w:val="20"/>
  </w:num>
  <w:num w:numId="11" w16cid:durableId="754403019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314846434">
    <w:abstractNumId w:val="8"/>
  </w:num>
  <w:num w:numId="13" w16cid:durableId="200403958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853716118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392041722">
    <w:abstractNumId w:val="25"/>
  </w:num>
  <w:num w:numId="16" w16cid:durableId="1125778894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185054079">
    <w:abstractNumId w:val="18"/>
  </w:num>
  <w:num w:numId="18" w16cid:durableId="673802842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100376520">
    <w:abstractNumId w:val="39"/>
  </w:num>
  <w:num w:numId="20" w16cid:durableId="446199610">
    <w:abstractNumId w:val="42"/>
  </w:num>
  <w:num w:numId="21" w16cid:durableId="1257446130">
    <w:abstractNumId w:val="42"/>
    <w:lvlOverride w:ilvl="1">
      <w:startOverride w:val="1"/>
    </w:lvlOverride>
  </w:num>
  <w:num w:numId="22" w16cid:durableId="1768699135">
    <w:abstractNumId w:val="42"/>
    <w:lvlOverride w:ilvl="1">
      <w:startOverride w:val="1"/>
    </w:lvlOverride>
  </w:num>
  <w:num w:numId="23" w16cid:durableId="1787499741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230385743">
    <w:abstractNumId w:val="17"/>
  </w:num>
  <w:num w:numId="25" w16cid:durableId="1324623095">
    <w:abstractNumId w:val="29"/>
  </w:num>
  <w:num w:numId="26" w16cid:durableId="1836914879">
    <w:abstractNumId w:val="34"/>
  </w:num>
  <w:num w:numId="27" w16cid:durableId="750086419">
    <w:abstractNumId w:val="41"/>
  </w:num>
  <w:num w:numId="28" w16cid:durableId="926881953">
    <w:abstractNumId w:val="22"/>
  </w:num>
  <w:num w:numId="29" w16cid:durableId="665668974">
    <w:abstractNumId w:val="40"/>
  </w:num>
  <w:num w:numId="30" w16cid:durableId="1967589350">
    <w:abstractNumId w:val="14"/>
  </w:num>
  <w:num w:numId="31" w16cid:durableId="1716732261">
    <w:abstractNumId w:val="6"/>
  </w:num>
  <w:num w:numId="32" w16cid:durableId="2072342680">
    <w:abstractNumId w:val="38"/>
  </w:num>
  <w:num w:numId="33" w16cid:durableId="904410255">
    <w:abstractNumId w:val="15"/>
  </w:num>
  <w:num w:numId="34" w16cid:durableId="898902295">
    <w:abstractNumId w:val="24"/>
  </w:num>
  <w:num w:numId="35" w16cid:durableId="1276133874">
    <w:abstractNumId w:val="5"/>
  </w:num>
  <w:num w:numId="36" w16cid:durableId="479661274">
    <w:abstractNumId w:val="9"/>
  </w:num>
  <w:num w:numId="37" w16cid:durableId="960261263">
    <w:abstractNumId w:val="7"/>
  </w:num>
  <w:num w:numId="38" w16cid:durableId="1828088059">
    <w:abstractNumId w:val="43"/>
  </w:num>
  <w:num w:numId="39" w16cid:durableId="287048625">
    <w:abstractNumId w:val="19"/>
  </w:num>
  <w:num w:numId="40" w16cid:durableId="68312309">
    <w:abstractNumId w:val="11"/>
  </w:num>
  <w:num w:numId="41" w16cid:durableId="488374569">
    <w:abstractNumId w:val="31"/>
  </w:num>
  <w:num w:numId="42" w16cid:durableId="486752343">
    <w:abstractNumId w:val="36"/>
  </w:num>
  <w:num w:numId="43" w16cid:durableId="1295990114">
    <w:abstractNumId w:val="3"/>
  </w:num>
  <w:num w:numId="44" w16cid:durableId="441143879">
    <w:abstractNumId w:val="21"/>
  </w:num>
  <w:num w:numId="45" w16cid:durableId="1063214635">
    <w:abstractNumId w:val="37"/>
  </w:num>
  <w:num w:numId="46" w16cid:durableId="467019404">
    <w:abstractNumId w:val="33"/>
  </w:num>
  <w:num w:numId="47" w16cid:durableId="1152067524">
    <w:abstractNumId w:val="2"/>
  </w:num>
  <w:num w:numId="48" w16cid:durableId="1373189007">
    <w:abstractNumId w:val="16"/>
  </w:num>
  <w:num w:numId="49" w16cid:durableId="843132846">
    <w:abstractNumId w:val="13"/>
  </w:num>
  <w:num w:numId="50" w16cid:durableId="1645502244">
    <w:abstractNumId w:val="32"/>
  </w:num>
  <w:num w:numId="51" w16cid:durableId="1681004766">
    <w:abstractNumId w:val="26"/>
  </w:num>
  <w:num w:numId="52" w16cid:durableId="66003715">
    <w:abstractNumId w:val="12"/>
  </w:num>
  <w:num w:numId="53" w16cid:durableId="1184052022">
    <w:abstractNumId w:val="35"/>
  </w:num>
  <w:num w:numId="54" w16cid:durableId="1009257376">
    <w:abstractNumId w:val="3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89"/>
    <w:rsid w:val="0002700C"/>
    <w:rsid w:val="00027E7C"/>
    <w:rsid w:val="000741B3"/>
    <w:rsid w:val="000C2902"/>
    <w:rsid w:val="000D55C2"/>
    <w:rsid w:val="000F3B51"/>
    <w:rsid w:val="0013626F"/>
    <w:rsid w:val="00141980"/>
    <w:rsid w:val="00151623"/>
    <w:rsid w:val="00172620"/>
    <w:rsid w:val="00174CDB"/>
    <w:rsid w:val="00190889"/>
    <w:rsid w:val="0019245B"/>
    <w:rsid w:val="00194810"/>
    <w:rsid w:val="001A3CF8"/>
    <w:rsid w:val="001B5ED8"/>
    <w:rsid w:val="001C7F3B"/>
    <w:rsid w:val="001D0B5F"/>
    <w:rsid w:val="001D164D"/>
    <w:rsid w:val="00200E29"/>
    <w:rsid w:val="00205767"/>
    <w:rsid w:val="002377A9"/>
    <w:rsid w:val="00264375"/>
    <w:rsid w:val="002B0AE8"/>
    <w:rsid w:val="002B74A6"/>
    <w:rsid w:val="002D4338"/>
    <w:rsid w:val="002E230F"/>
    <w:rsid w:val="002F00EC"/>
    <w:rsid w:val="00302EC6"/>
    <w:rsid w:val="0032336C"/>
    <w:rsid w:val="00327EFF"/>
    <w:rsid w:val="00342923"/>
    <w:rsid w:val="00347B3E"/>
    <w:rsid w:val="00370D08"/>
    <w:rsid w:val="003905FC"/>
    <w:rsid w:val="003925DE"/>
    <w:rsid w:val="003C7CE3"/>
    <w:rsid w:val="003E6AE9"/>
    <w:rsid w:val="003F001A"/>
    <w:rsid w:val="003F75C0"/>
    <w:rsid w:val="00400E62"/>
    <w:rsid w:val="00443ACA"/>
    <w:rsid w:val="00456ED3"/>
    <w:rsid w:val="004675B0"/>
    <w:rsid w:val="00481814"/>
    <w:rsid w:val="00485703"/>
    <w:rsid w:val="004A5B7B"/>
    <w:rsid w:val="004C4C83"/>
    <w:rsid w:val="004E51AE"/>
    <w:rsid w:val="004F2A45"/>
    <w:rsid w:val="005011B2"/>
    <w:rsid w:val="005040AC"/>
    <w:rsid w:val="00536588"/>
    <w:rsid w:val="00542215"/>
    <w:rsid w:val="0055403D"/>
    <w:rsid w:val="005541AA"/>
    <w:rsid w:val="00593978"/>
    <w:rsid w:val="00594B45"/>
    <w:rsid w:val="005C0772"/>
    <w:rsid w:val="005D6FDE"/>
    <w:rsid w:val="005E3D9F"/>
    <w:rsid w:val="00600940"/>
    <w:rsid w:val="00620B86"/>
    <w:rsid w:val="00642000"/>
    <w:rsid w:val="00687789"/>
    <w:rsid w:val="006942B0"/>
    <w:rsid w:val="006C3A14"/>
    <w:rsid w:val="006C3DF6"/>
    <w:rsid w:val="006D67F8"/>
    <w:rsid w:val="00701802"/>
    <w:rsid w:val="00703172"/>
    <w:rsid w:val="00705E68"/>
    <w:rsid w:val="00707AD3"/>
    <w:rsid w:val="007113D2"/>
    <w:rsid w:val="00711D79"/>
    <w:rsid w:val="00712F7C"/>
    <w:rsid w:val="00714A31"/>
    <w:rsid w:val="00720E24"/>
    <w:rsid w:val="007235BF"/>
    <w:rsid w:val="00761841"/>
    <w:rsid w:val="00761A30"/>
    <w:rsid w:val="00762E2C"/>
    <w:rsid w:val="007869E5"/>
    <w:rsid w:val="007932D0"/>
    <w:rsid w:val="007F2B5F"/>
    <w:rsid w:val="007F58EF"/>
    <w:rsid w:val="007F5DA0"/>
    <w:rsid w:val="00872764"/>
    <w:rsid w:val="008861A0"/>
    <w:rsid w:val="00896747"/>
    <w:rsid w:val="008971F4"/>
    <w:rsid w:val="008C7E52"/>
    <w:rsid w:val="008F03D4"/>
    <w:rsid w:val="008F798E"/>
    <w:rsid w:val="009302E7"/>
    <w:rsid w:val="009A37B0"/>
    <w:rsid w:val="009A44D2"/>
    <w:rsid w:val="009A76F4"/>
    <w:rsid w:val="009B00CA"/>
    <w:rsid w:val="009E1969"/>
    <w:rsid w:val="00A30186"/>
    <w:rsid w:val="00A40073"/>
    <w:rsid w:val="00A41BC2"/>
    <w:rsid w:val="00A6227E"/>
    <w:rsid w:val="00AC4FF9"/>
    <w:rsid w:val="00AD3108"/>
    <w:rsid w:val="00AF5854"/>
    <w:rsid w:val="00B01CF2"/>
    <w:rsid w:val="00B07300"/>
    <w:rsid w:val="00B10630"/>
    <w:rsid w:val="00B44EB6"/>
    <w:rsid w:val="00B60F61"/>
    <w:rsid w:val="00B67D9D"/>
    <w:rsid w:val="00B9435D"/>
    <w:rsid w:val="00BD3EB7"/>
    <w:rsid w:val="00BD4035"/>
    <w:rsid w:val="00BF7717"/>
    <w:rsid w:val="00C0318A"/>
    <w:rsid w:val="00C378DE"/>
    <w:rsid w:val="00C41B2D"/>
    <w:rsid w:val="00C77634"/>
    <w:rsid w:val="00CA0881"/>
    <w:rsid w:val="00CA1BAE"/>
    <w:rsid w:val="00CC1144"/>
    <w:rsid w:val="00CC6E7A"/>
    <w:rsid w:val="00D00EE1"/>
    <w:rsid w:val="00D13361"/>
    <w:rsid w:val="00D33083"/>
    <w:rsid w:val="00D52994"/>
    <w:rsid w:val="00D84D2A"/>
    <w:rsid w:val="00E03933"/>
    <w:rsid w:val="00E04F8B"/>
    <w:rsid w:val="00E22085"/>
    <w:rsid w:val="00E25319"/>
    <w:rsid w:val="00E3390B"/>
    <w:rsid w:val="00E54883"/>
    <w:rsid w:val="00EB086F"/>
    <w:rsid w:val="00EE0A77"/>
    <w:rsid w:val="00EE2189"/>
    <w:rsid w:val="00F15950"/>
    <w:rsid w:val="00F36035"/>
    <w:rsid w:val="00F82684"/>
    <w:rsid w:val="00FD4472"/>
    <w:rsid w:val="00FE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734B"/>
  <w15:chartTrackingRefBased/>
  <w15:docId w15:val="{885C5329-07B5-4657-BCCF-484F66C67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ED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0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0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A37B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1814"/>
    <w:pPr>
      <w:keepNext/>
      <w:keepLines/>
      <w:spacing w:before="80" w:after="4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230F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8B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F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7B0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1814"/>
    <w:rPr>
      <w:rFonts w:eastAsiaTheme="majorEastAsia" w:cstheme="majorBidi"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2E230F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7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7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7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6877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68778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877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778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87789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2208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312A7-C913-441F-AC2F-363C88745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4253</TotalTime>
  <Pages>52</Pages>
  <Words>4235</Words>
  <Characters>24142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DuyAnh Mai</dc:creator>
  <cp:keywords/>
  <dc:description/>
  <cp:lastModifiedBy>DuyAnh Mai</cp:lastModifiedBy>
  <cp:revision>22</cp:revision>
  <dcterms:created xsi:type="dcterms:W3CDTF">2025-11-10T00:36:00Z</dcterms:created>
  <dcterms:modified xsi:type="dcterms:W3CDTF">2025-11-15T11:00:00Z</dcterms:modified>
</cp:coreProperties>
</file>